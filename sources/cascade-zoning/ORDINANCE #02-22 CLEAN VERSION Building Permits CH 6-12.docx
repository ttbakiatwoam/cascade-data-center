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BB199" w14:textId="0AA6F395" w:rsidR="00253592" w:rsidRDefault="004E4A92" w:rsidP="004E4A92">
      <w:pPr>
        <w:pStyle w:val="BodyText"/>
        <w:spacing w:before="2"/>
        <w:ind w:left="0"/>
        <w:jc w:val="center"/>
        <w:rPr>
          <w:b/>
          <w:bCs/>
          <w:sz w:val="24"/>
          <w:szCs w:val="24"/>
          <w:u w:val="single"/>
        </w:rPr>
      </w:pPr>
      <w:r>
        <w:rPr>
          <w:b/>
          <w:bCs/>
          <w:sz w:val="24"/>
          <w:szCs w:val="24"/>
          <w:u w:val="single"/>
        </w:rPr>
        <w:t>ORDINANCE #0</w:t>
      </w:r>
      <w:r w:rsidR="00AE21A9">
        <w:rPr>
          <w:b/>
          <w:bCs/>
          <w:sz w:val="24"/>
          <w:szCs w:val="24"/>
          <w:u w:val="single"/>
        </w:rPr>
        <w:t>2</w:t>
      </w:r>
      <w:r>
        <w:rPr>
          <w:b/>
          <w:bCs/>
          <w:sz w:val="24"/>
          <w:szCs w:val="24"/>
          <w:u w:val="single"/>
        </w:rPr>
        <w:t>-2</w:t>
      </w:r>
      <w:r w:rsidR="00AE21A9">
        <w:rPr>
          <w:b/>
          <w:bCs/>
          <w:sz w:val="24"/>
          <w:szCs w:val="24"/>
          <w:u w:val="single"/>
        </w:rPr>
        <w:t>2</w:t>
      </w:r>
    </w:p>
    <w:p w14:paraId="64160FB7" w14:textId="3D65D38B" w:rsidR="004E4A92" w:rsidRDefault="004E4A92" w:rsidP="004E4A92">
      <w:pPr>
        <w:pStyle w:val="BodyText"/>
        <w:spacing w:before="2"/>
        <w:ind w:left="0"/>
        <w:jc w:val="center"/>
        <w:rPr>
          <w:b/>
          <w:bCs/>
          <w:sz w:val="24"/>
          <w:szCs w:val="24"/>
          <w:u w:val="single"/>
        </w:rPr>
      </w:pPr>
    </w:p>
    <w:p w14:paraId="06716333" w14:textId="1E91DEE7" w:rsidR="004E4A92" w:rsidRPr="00CA5A20" w:rsidRDefault="004E4A92" w:rsidP="004E4A92">
      <w:pPr>
        <w:pStyle w:val="BodyText"/>
        <w:spacing w:before="2"/>
        <w:ind w:left="0"/>
        <w:jc w:val="center"/>
        <w:rPr>
          <w:b/>
          <w:bCs/>
          <w:sz w:val="24"/>
          <w:szCs w:val="24"/>
        </w:rPr>
      </w:pPr>
      <w:r w:rsidRPr="00CA5A20">
        <w:rPr>
          <w:b/>
          <w:bCs/>
          <w:sz w:val="24"/>
          <w:szCs w:val="24"/>
        </w:rPr>
        <w:t xml:space="preserve">AN ORDINANCE AMENDING THE CODE OF ORDINANCES OF THE CITY OF CASCADE, IOWA, BY AMENDING </w:t>
      </w:r>
      <w:r w:rsidR="00F95957">
        <w:rPr>
          <w:b/>
          <w:bCs/>
          <w:sz w:val="24"/>
          <w:szCs w:val="24"/>
        </w:rPr>
        <w:br/>
      </w:r>
      <w:r w:rsidR="00F95957">
        <w:rPr>
          <w:b/>
          <w:bCs/>
          <w:sz w:val="24"/>
          <w:szCs w:val="24"/>
        </w:rPr>
        <w:br/>
      </w:r>
      <w:r w:rsidRPr="00CA5A20">
        <w:rPr>
          <w:b/>
          <w:bCs/>
          <w:sz w:val="24"/>
          <w:szCs w:val="24"/>
        </w:rPr>
        <w:t>CHAPTER</w:t>
      </w:r>
      <w:r w:rsidR="006E77CB" w:rsidRPr="00CA5A20">
        <w:rPr>
          <w:b/>
          <w:bCs/>
          <w:sz w:val="24"/>
          <w:szCs w:val="24"/>
        </w:rPr>
        <w:t xml:space="preserve"> 6-</w:t>
      </w:r>
      <w:r w:rsidR="00AE21A9">
        <w:rPr>
          <w:b/>
          <w:bCs/>
          <w:sz w:val="24"/>
          <w:szCs w:val="24"/>
        </w:rPr>
        <w:t>12</w:t>
      </w:r>
      <w:r w:rsidR="006E77CB" w:rsidRPr="00CA5A20">
        <w:rPr>
          <w:b/>
          <w:bCs/>
          <w:sz w:val="24"/>
          <w:szCs w:val="24"/>
        </w:rPr>
        <w:t xml:space="preserve"> </w:t>
      </w:r>
      <w:r w:rsidR="00AE21A9">
        <w:rPr>
          <w:b/>
          <w:bCs/>
          <w:sz w:val="24"/>
          <w:szCs w:val="24"/>
        </w:rPr>
        <w:t>BUILDING PERMITS</w:t>
      </w:r>
    </w:p>
    <w:p w14:paraId="42CCA07F" w14:textId="3F361349" w:rsidR="004E4A92" w:rsidRPr="00CA5A20" w:rsidRDefault="004E4A92" w:rsidP="004E4A92">
      <w:pPr>
        <w:pStyle w:val="BodyText"/>
        <w:spacing w:before="2"/>
        <w:ind w:left="0"/>
        <w:jc w:val="center"/>
        <w:rPr>
          <w:b/>
          <w:bCs/>
          <w:sz w:val="24"/>
          <w:szCs w:val="24"/>
        </w:rPr>
      </w:pPr>
    </w:p>
    <w:p w14:paraId="188EA79F" w14:textId="2E26D2A8" w:rsidR="004E4A92" w:rsidRPr="00CA5A20" w:rsidRDefault="004E4A92" w:rsidP="004E4A92">
      <w:pPr>
        <w:pStyle w:val="BodyText"/>
        <w:spacing w:before="2"/>
        <w:ind w:left="0"/>
        <w:jc w:val="left"/>
        <w:rPr>
          <w:sz w:val="24"/>
          <w:szCs w:val="24"/>
        </w:rPr>
      </w:pPr>
      <w:r w:rsidRPr="00CA5A20">
        <w:rPr>
          <w:b/>
          <w:bCs/>
          <w:sz w:val="24"/>
          <w:szCs w:val="24"/>
        </w:rPr>
        <w:tab/>
      </w:r>
      <w:r w:rsidRPr="00CA5A20">
        <w:rPr>
          <w:sz w:val="24"/>
          <w:szCs w:val="24"/>
        </w:rPr>
        <w:t>NOW, THEREFORE, BE IT ENACTED, by the City Council of the City of Cascade, Iowa, as follows:</w:t>
      </w:r>
    </w:p>
    <w:p w14:paraId="226C3AC5" w14:textId="2D1752D6" w:rsidR="004E4A92" w:rsidRPr="00CA5A20" w:rsidRDefault="004E4A92" w:rsidP="004E4A92">
      <w:pPr>
        <w:pStyle w:val="BodyText"/>
        <w:spacing w:before="2"/>
        <w:ind w:left="0"/>
        <w:jc w:val="left"/>
        <w:rPr>
          <w:sz w:val="24"/>
          <w:szCs w:val="24"/>
        </w:rPr>
      </w:pPr>
    </w:p>
    <w:p w14:paraId="72D1A937" w14:textId="103277BE" w:rsidR="004E4A92" w:rsidRPr="00CA5A20" w:rsidRDefault="004E4A92" w:rsidP="004E4A92">
      <w:pPr>
        <w:pStyle w:val="BodyText"/>
        <w:spacing w:before="2"/>
        <w:ind w:left="0"/>
        <w:jc w:val="left"/>
        <w:rPr>
          <w:sz w:val="24"/>
          <w:szCs w:val="24"/>
        </w:rPr>
      </w:pPr>
      <w:r w:rsidRPr="00CA5A20">
        <w:rPr>
          <w:sz w:val="24"/>
          <w:szCs w:val="24"/>
        </w:rPr>
        <w:tab/>
        <w:t xml:space="preserve">Section I. </w:t>
      </w:r>
      <w:r w:rsidRPr="00CA5A20">
        <w:rPr>
          <w:sz w:val="24"/>
          <w:szCs w:val="24"/>
          <w:u w:val="single"/>
        </w:rPr>
        <w:t>Section Modified</w:t>
      </w:r>
      <w:r w:rsidRPr="00CA5A20">
        <w:rPr>
          <w:sz w:val="24"/>
          <w:szCs w:val="24"/>
        </w:rPr>
        <w:t xml:space="preserve">. </w:t>
      </w:r>
      <w:r w:rsidR="00E83A13" w:rsidRPr="00CA5A20">
        <w:rPr>
          <w:sz w:val="24"/>
          <w:szCs w:val="24"/>
        </w:rPr>
        <w:t xml:space="preserve">Title VI Physical Environment, Chapter </w:t>
      </w:r>
      <w:r w:rsidR="00AE21A9">
        <w:rPr>
          <w:sz w:val="24"/>
          <w:szCs w:val="24"/>
        </w:rPr>
        <w:t>12 Building Permits</w:t>
      </w:r>
      <w:r w:rsidRPr="00CA5A20">
        <w:rPr>
          <w:sz w:val="24"/>
          <w:szCs w:val="24"/>
        </w:rPr>
        <w:t xml:space="preserve"> of the Code of Ordinances of the City of Cascade, Iowa, </w:t>
      </w:r>
      <w:proofErr w:type="gramStart"/>
      <w:r w:rsidRPr="00CA5A20">
        <w:rPr>
          <w:sz w:val="24"/>
          <w:szCs w:val="24"/>
        </w:rPr>
        <w:t>is repealed</w:t>
      </w:r>
      <w:proofErr w:type="gramEnd"/>
      <w:r w:rsidRPr="00CA5A20">
        <w:rPr>
          <w:sz w:val="24"/>
          <w:szCs w:val="24"/>
        </w:rPr>
        <w:t xml:space="preserve"> and the following adopted in lieu thereof:</w:t>
      </w:r>
    </w:p>
    <w:p w14:paraId="7456DEBE" w14:textId="77777777" w:rsidR="00AE21A9" w:rsidRPr="00CB3E4F" w:rsidRDefault="00BD59DB" w:rsidP="00AE21A9">
      <w:pPr>
        <w:pStyle w:val="Heading2"/>
        <w:jc w:val="center"/>
        <w:rPr>
          <w:rFonts w:ascii="Times New Roman" w:hAnsi="Times New Roman"/>
          <w:b w:val="0"/>
          <w:szCs w:val="24"/>
        </w:rPr>
      </w:pPr>
      <w:r w:rsidRPr="00BD59DB">
        <w:rPr>
          <w:szCs w:val="24"/>
        </w:rPr>
        <w:br/>
      </w:r>
      <w:bookmarkStart w:id="0" w:name="_Toc86745882"/>
      <w:r w:rsidR="00AE21A9" w:rsidRPr="00CB3E4F">
        <w:rPr>
          <w:rFonts w:ascii="Times New Roman" w:hAnsi="Times New Roman"/>
          <w:szCs w:val="24"/>
        </w:rPr>
        <w:t xml:space="preserve">CHAPTER </w:t>
      </w:r>
      <w:proofErr w:type="gramStart"/>
      <w:r w:rsidR="00AE21A9" w:rsidRPr="00CB3E4F">
        <w:rPr>
          <w:rFonts w:ascii="Times New Roman" w:hAnsi="Times New Roman"/>
          <w:szCs w:val="24"/>
        </w:rPr>
        <w:t>12  BUILDING</w:t>
      </w:r>
      <w:proofErr w:type="gramEnd"/>
      <w:r w:rsidR="00AE21A9" w:rsidRPr="00CB3E4F">
        <w:rPr>
          <w:rFonts w:ascii="Times New Roman" w:hAnsi="Times New Roman"/>
          <w:szCs w:val="24"/>
        </w:rPr>
        <w:t xml:space="preserve"> PERMITS</w:t>
      </w:r>
      <w:bookmarkEnd w:id="0"/>
    </w:p>
    <w:p w14:paraId="43AC2020" w14:textId="77777777" w:rsidR="00AE21A9" w:rsidRPr="00CB3E4F" w:rsidRDefault="00AE21A9" w:rsidP="00AE21A9">
      <w:pPr>
        <w:widowControl/>
        <w:tabs>
          <w:tab w:val="left" w:pos="504"/>
          <w:tab w:val="left" w:pos="922"/>
          <w:tab w:val="left" w:pos="1253"/>
          <w:tab w:val="left" w:pos="1541"/>
          <w:tab w:val="left" w:pos="1728"/>
          <w:tab w:val="left" w:pos="4507"/>
          <w:tab w:val="center" w:pos="4680"/>
          <w:tab w:val="left" w:pos="5918"/>
        </w:tabs>
        <w:jc w:val="center"/>
        <w:rPr>
          <w:b/>
          <w:szCs w:val="24"/>
        </w:rPr>
      </w:pPr>
    </w:p>
    <w:p w14:paraId="3D594FCE" w14:textId="77777777" w:rsidR="00AE21A9" w:rsidRPr="00CB3E4F" w:rsidRDefault="00AE21A9" w:rsidP="00AE21A9">
      <w:pPr>
        <w:widowControl/>
        <w:tabs>
          <w:tab w:val="left" w:pos="504"/>
          <w:tab w:val="left" w:pos="922"/>
          <w:tab w:val="left" w:pos="1253"/>
          <w:tab w:val="left" w:pos="1541"/>
          <w:tab w:val="left" w:pos="1728"/>
          <w:tab w:val="left" w:pos="4507"/>
          <w:tab w:val="center" w:pos="4680"/>
          <w:tab w:val="left" w:pos="5918"/>
        </w:tabs>
        <w:rPr>
          <w:b/>
          <w:szCs w:val="24"/>
        </w:rPr>
      </w:pPr>
    </w:p>
    <w:p w14:paraId="2657660F" w14:textId="77777777" w:rsidR="00AE21A9" w:rsidRPr="00CB3E4F" w:rsidRDefault="00AE21A9" w:rsidP="00AE21A9">
      <w:pPr>
        <w:widowControl/>
        <w:tabs>
          <w:tab w:val="left" w:pos="504"/>
          <w:tab w:val="left" w:pos="922"/>
          <w:tab w:val="left" w:pos="1253"/>
          <w:tab w:val="left" w:pos="1541"/>
          <w:tab w:val="left" w:pos="1728"/>
          <w:tab w:val="left" w:pos="4507"/>
          <w:tab w:val="center" w:pos="4680"/>
          <w:tab w:val="left" w:pos="5918"/>
        </w:tabs>
        <w:jc w:val="center"/>
        <w:rPr>
          <w:b/>
          <w:szCs w:val="24"/>
        </w:rPr>
        <w:sectPr w:rsidR="00AE21A9" w:rsidRPr="00CB3E4F" w:rsidSect="00AE21A9">
          <w:endnotePr>
            <w:numFmt w:val="decimal"/>
          </w:endnotePr>
          <w:pgSz w:w="12240" w:h="15840"/>
          <w:pgMar w:top="1440" w:right="1440" w:bottom="1440" w:left="1440" w:header="1440" w:footer="1440" w:gutter="0"/>
          <w:cols w:space="720"/>
          <w:noEndnote/>
        </w:sectPr>
      </w:pPr>
    </w:p>
    <w:p w14:paraId="01F30739" w14:textId="77777777" w:rsidR="00AE21A9" w:rsidRPr="001515B1" w:rsidRDefault="00AE21A9" w:rsidP="00AE21A9">
      <w:pPr>
        <w:widowControl/>
        <w:tabs>
          <w:tab w:val="left" w:pos="504"/>
          <w:tab w:val="left" w:pos="922"/>
          <w:tab w:val="left" w:pos="1253"/>
          <w:tab w:val="left" w:pos="1541"/>
          <w:tab w:val="left" w:pos="1728"/>
          <w:tab w:val="left" w:pos="4507"/>
          <w:tab w:val="center" w:pos="4680"/>
          <w:tab w:val="left" w:pos="5918"/>
        </w:tabs>
        <w:jc w:val="both"/>
        <w:rPr>
          <w:szCs w:val="24"/>
        </w:rPr>
      </w:pPr>
      <w:smartTag w:uri="urn:schemas-microsoft-com:office:smarttags" w:element="date">
        <w:smartTagPr>
          <w:attr w:name="Year" w:val="2001"/>
          <w:attr w:name="Day" w:val="12"/>
          <w:attr w:name="Month" w:val="6"/>
        </w:smartTagPr>
        <w:r w:rsidRPr="00396DD5">
          <w:rPr>
            <w:szCs w:val="24"/>
          </w:rPr>
          <w:t>6</w:t>
        </w:r>
        <w:r w:rsidRPr="001515B1">
          <w:rPr>
            <w:szCs w:val="24"/>
          </w:rPr>
          <w:t>-12-1</w:t>
        </w:r>
      </w:smartTag>
      <w:r w:rsidRPr="001515B1">
        <w:rPr>
          <w:szCs w:val="24"/>
        </w:rPr>
        <w:tab/>
        <w:t>Purpose</w:t>
      </w:r>
    </w:p>
    <w:p w14:paraId="6368CAE7" w14:textId="77777777" w:rsidR="00AE21A9" w:rsidRPr="001515B1" w:rsidRDefault="00AE21A9" w:rsidP="00AE21A9">
      <w:pPr>
        <w:widowControl/>
        <w:tabs>
          <w:tab w:val="left" w:pos="504"/>
          <w:tab w:val="left" w:pos="922"/>
          <w:tab w:val="left" w:pos="1253"/>
          <w:tab w:val="left" w:pos="1541"/>
          <w:tab w:val="left" w:pos="1728"/>
          <w:tab w:val="left" w:pos="4507"/>
          <w:tab w:val="center" w:pos="4680"/>
          <w:tab w:val="left" w:pos="5918"/>
        </w:tabs>
        <w:jc w:val="both"/>
        <w:rPr>
          <w:szCs w:val="24"/>
        </w:rPr>
      </w:pPr>
      <w:smartTag w:uri="urn:schemas-microsoft-com:office:smarttags" w:element="date">
        <w:smartTagPr>
          <w:attr w:name="Year" w:val="2002"/>
          <w:attr w:name="Day" w:val="12"/>
          <w:attr w:name="Month" w:val="6"/>
        </w:smartTagPr>
        <w:r w:rsidRPr="001515B1">
          <w:rPr>
            <w:szCs w:val="24"/>
          </w:rPr>
          <w:t>6-12-2</w:t>
        </w:r>
      </w:smartTag>
      <w:r w:rsidRPr="001515B1">
        <w:rPr>
          <w:szCs w:val="24"/>
        </w:rPr>
        <w:tab/>
        <w:t>Structure Defined</w:t>
      </w:r>
    </w:p>
    <w:p w14:paraId="463CFEC6" w14:textId="77777777" w:rsidR="00AE21A9" w:rsidRPr="001515B1" w:rsidRDefault="00AE21A9" w:rsidP="00AE21A9">
      <w:pPr>
        <w:widowControl/>
        <w:tabs>
          <w:tab w:val="left" w:pos="504"/>
          <w:tab w:val="left" w:pos="922"/>
          <w:tab w:val="left" w:pos="1253"/>
          <w:tab w:val="left" w:pos="1541"/>
          <w:tab w:val="left" w:pos="1728"/>
          <w:tab w:val="left" w:pos="4507"/>
          <w:tab w:val="center" w:pos="4680"/>
          <w:tab w:val="left" w:pos="5918"/>
        </w:tabs>
        <w:jc w:val="both"/>
        <w:rPr>
          <w:szCs w:val="24"/>
        </w:rPr>
      </w:pPr>
      <w:smartTag w:uri="urn:schemas-microsoft-com:office:smarttags" w:element="date">
        <w:smartTagPr>
          <w:attr w:name="Year" w:val="2003"/>
          <w:attr w:name="Day" w:val="12"/>
          <w:attr w:name="Month" w:val="6"/>
        </w:smartTagPr>
        <w:r w:rsidRPr="001515B1">
          <w:rPr>
            <w:szCs w:val="24"/>
          </w:rPr>
          <w:t>6-12-3</w:t>
        </w:r>
      </w:smartTag>
      <w:r w:rsidRPr="001515B1">
        <w:rPr>
          <w:szCs w:val="24"/>
        </w:rPr>
        <w:tab/>
        <w:t>Permit Required</w:t>
      </w:r>
    </w:p>
    <w:p w14:paraId="2D06D044" w14:textId="77777777" w:rsidR="00AE21A9" w:rsidRPr="001515B1" w:rsidRDefault="00AE21A9" w:rsidP="00AE21A9">
      <w:pPr>
        <w:widowControl/>
        <w:tabs>
          <w:tab w:val="left" w:pos="504"/>
          <w:tab w:val="left" w:pos="922"/>
          <w:tab w:val="left" w:pos="1253"/>
          <w:tab w:val="left" w:pos="1541"/>
          <w:tab w:val="left" w:pos="1728"/>
          <w:tab w:val="left" w:pos="4507"/>
          <w:tab w:val="center" w:pos="4680"/>
          <w:tab w:val="left" w:pos="5918"/>
        </w:tabs>
        <w:jc w:val="both"/>
        <w:rPr>
          <w:ins w:id="1" w:author="Craig Elskamp" w:date="2022-07-12T09:47:00Z"/>
          <w:szCs w:val="24"/>
        </w:rPr>
      </w:pPr>
      <w:smartTag w:uri="urn:schemas-microsoft-com:office:smarttags" w:element="date">
        <w:smartTagPr>
          <w:attr w:name="Year" w:val="2004"/>
          <w:attr w:name="Day" w:val="12"/>
          <w:attr w:name="Month" w:val="6"/>
        </w:smartTagPr>
        <w:r w:rsidRPr="001515B1">
          <w:rPr>
            <w:szCs w:val="24"/>
          </w:rPr>
          <w:t>6-12-4</w:t>
        </w:r>
      </w:smartTag>
      <w:r w:rsidRPr="001515B1">
        <w:rPr>
          <w:szCs w:val="24"/>
        </w:rPr>
        <w:tab/>
        <w:t>Application</w:t>
      </w:r>
    </w:p>
    <w:p w14:paraId="6E16CCFD" w14:textId="0ADD4F97" w:rsidR="00AE21A9" w:rsidRPr="001515B1" w:rsidRDefault="00AE21A9" w:rsidP="00AE21A9">
      <w:pPr>
        <w:widowControl/>
        <w:tabs>
          <w:tab w:val="left" w:pos="504"/>
          <w:tab w:val="left" w:pos="922"/>
          <w:tab w:val="left" w:pos="1253"/>
          <w:tab w:val="left" w:pos="1541"/>
          <w:tab w:val="left" w:pos="1728"/>
          <w:tab w:val="left" w:pos="4507"/>
          <w:tab w:val="center" w:pos="4680"/>
          <w:tab w:val="left" w:pos="5918"/>
        </w:tabs>
        <w:jc w:val="both"/>
        <w:rPr>
          <w:szCs w:val="24"/>
        </w:rPr>
      </w:pPr>
      <w:r w:rsidRPr="001515B1">
        <w:rPr>
          <w:szCs w:val="24"/>
        </w:rPr>
        <w:t>6-12-5</w:t>
      </w:r>
      <w:r w:rsidRPr="001515B1">
        <w:rPr>
          <w:szCs w:val="24"/>
        </w:rPr>
        <w:tab/>
        <w:t>Fees</w:t>
      </w:r>
    </w:p>
    <w:p w14:paraId="7BC2EAAF" w14:textId="674316C4" w:rsidR="00AE21A9" w:rsidRPr="001515B1" w:rsidRDefault="00AE21A9" w:rsidP="00AE21A9">
      <w:pPr>
        <w:widowControl/>
        <w:tabs>
          <w:tab w:val="left" w:pos="504"/>
          <w:tab w:val="left" w:pos="922"/>
          <w:tab w:val="left" w:pos="1253"/>
          <w:tab w:val="left" w:pos="1541"/>
          <w:tab w:val="left" w:pos="1728"/>
          <w:tab w:val="left" w:pos="4507"/>
          <w:tab w:val="center" w:pos="4680"/>
          <w:tab w:val="left" w:pos="5918"/>
        </w:tabs>
        <w:jc w:val="both"/>
        <w:rPr>
          <w:szCs w:val="24"/>
        </w:rPr>
      </w:pPr>
      <w:r w:rsidRPr="001515B1">
        <w:rPr>
          <w:szCs w:val="24"/>
        </w:rPr>
        <w:t>6-12-6</w:t>
      </w:r>
      <w:r w:rsidRPr="001515B1">
        <w:rPr>
          <w:szCs w:val="24"/>
        </w:rPr>
        <w:tab/>
        <w:t>Plans Required</w:t>
      </w:r>
    </w:p>
    <w:p w14:paraId="7FB2479D" w14:textId="13CD3EEA" w:rsidR="00AE21A9" w:rsidRPr="001515B1" w:rsidRDefault="00AE21A9" w:rsidP="00AE21A9">
      <w:pPr>
        <w:widowControl/>
        <w:tabs>
          <w:tab w:val="left" w:pos="504"/>
          <w:tab w:val="left" w:pos="922"/>
          <w:tab w:val="left" w:pos="1253"/>
          <w:tab w:val="left" w:pos="1541"/>
          <w:tab w:val="left" w:pos="1728"/>
          <w:tab w:val="left" w:pos="4507"/>
          <w:tab w:val="center" w:pos="4680"/>
          <w:tab w:val="left" w:pos="5918"/>
        </w:tabs>
        <w:jc w:val="both"/>
        <w:rPr>
          <w:szCs w:val="24"/>
        </w:rPr>
      </w:pPr>
      <w:r w:rsidRPr="001515B1">
        <w:rPr>
          <w:szCs w:val="24"/>
        </w:rPr>
        <w:t>6-12-7</w:t>
      </w:r>
      <w:r w:rsidRPr="001515B1">
        <w:rPr>
          <w:szCs w:val="24"/>
        </w:rPr>
        <w:tab/>
        <w:t>Location of Structure</w:t>
      </w:r>
    </w:p>
    <w:p w14:paraId="75723E9A" w14:textId="41F55316" w:rsidR="00AE21A9" w:rsidRPr="001515B1" w:rsidRDefault="00AE21A9" w:rsidP="00AE21A9">
      <w:pPr>
        <w:widowControl/>
        <w:tabs>
          <w:tab w:val="left" w:pos="504"/>
          <w:tab w:val="left" w:pos="922"/>
          <w:tab w:val="left" w:pos="1253"/>
          <w:tab w:val="left" w:pos="1541"/>
          <w:tab w:val="left" w:pos="1728"/>
          <w:tab w:val="left" w:pos="4507"/>
          <w:tab w:val="center" w:pos="4680"/>
          <w:tab w:val="left" w:pos="5918"/>
        </w:tabs>
        <w:jc w:val="both"/>
        <w:rPr>
          <w:szCs w:val="24"/>
        </w:rPr>
      </w:pPr>
      <w:r w:rsidRPr="001515B1">
        <w:rPr>
          <w:szCs w:val="24"/>
        </w:rPr>
        <w:t>6-12</w:t>
      </w:r>
      <w:r w:rsidRPr="004C6B47">
        <w:rPr>
          <w:szCs w:val="24"/>
        </w:rPr>
        <w:t>-</w:t>
      </w:r>
      <w:del w:id="2" w:author="Craig Elskamp" w:date="2022-07-12T09:48:00Z">
        <w:r w:rsidRPr="004C6B47" w:rsidDel="00DB409F">
          <w:rPr>
            <w:szCs w:val="24"/>
          </w:rPr>
          <w:delText>8</w:delText>
        </w:r>
      </w:del>
      <w:r w:rsidR="004C6B47">
        <w:rPr>
          <w:szCs w:val="24"/>
        </w:rPr>
        <w:t xml:space="preserve">8 </w:t>
      </w:r>
      <w:r w:rsidRPr="004C6B47">
        <w:rPr>
          <w:szCs w:val="24"/>
        </w:rPr>
        <w:tab/>
      </w:r>
      <w:r w:rsidR="001515B1" w:rsidRPr="001515B1">
        <w:rPr>
          <w:szCs w:val="24"/>
        </w:rPr>
        <w:t>B</w:t>
      </w:r>
      <w:r w:rsidR="00396DD5" w:rsidRPr="001515B1">
        <w:rPr>
          <w:szCs w:val="24"/>
        </w:rPr>
        <w:t>uilding Code Adopted</w:t>
      </w:r>
    </w:p>
    <w:p w14:paraId="344A1203" w14:textId="20F07874" w:rsidR="00AE21A9" w:rsidRPr="001515B1" w:rsidRDefault="00AE21A9" w:rsidP="00AE21A9">
      <w:pPr>
        <w:widowControl/>
        <w:tabs>
          <w:tab w:val="left" w:pos="504"/>
          <w:tab w:val="left" w:pos="922"/>
          <w:tab w:val="left" w:pos="1253"/>
          <w:tab w:val="left" w:pos="1541"/>
          <w:tab w:val="left" w:pos="1728"/>
          <w:tab w:val="left" w:pos="4507"/>
          <w:tab w:val="center" w:pos="4680"/>
          <w:tab w:val="left" w:pos="5918"/>
        </w:tabs>
        <w:jc w:val="both"/>
        <w:rPr>
          <w:szCs w:val="24"/>
        </w:rPr>
      </w:pPr>
      <w:r w:rsidRPr="001515B1">
        <w:rPr>
          <w:strike/>
          <w:szCs w:val="24"/>
        </w:rPr>
        <w:br w:type="column"/>
      </w:r>
      <w:r w:rsidRPr="001515B1">
        <w:rPr>
          <w:szCs w:val="24"/>
        </w:rPr>
        <w:t>6-12-</w:t>
      </w:r>
      <w:r w:rsidR="0065419B" w:rsidRPr="001515B1">
        <w:rPr>
          <w:szCs w:val="24"/>
        </w:rPr>
        <w:t>9</w:t>
      </w:r>
      <w:r w:rsidRPr="001515B1">
        <w:rPr>
          <w:szCs w:val="24"/>
        </w:rPr>
        <w:tab/>
        <w:t>Fences</w:t>
      </w:r>
    </w:p>
    <w:p w14:paraId="18A1C89F" w14:textId="02438DDF" w:rsidR="00AE21A9" w:rsidRPr="001515B1" w:rsidRDefault="00AE21A9" w:rsidP="00AE21A9">
      <w:pPr>
        <w:widowControl/>
        <w:tabs>
          <w:tab w:val="left" w:pos="504"/>
          <w:tab w:val="left" w:pos="922"/>
          <w:tab w:val="left" w:pos="1253"/>
          <w:tab w:val="left" w:pos="1541"/>
          <w:tab w:val="left" w:pos="1728"/>
          <w:tab w:val="left" w:pos="4507"/>
          <w:tab w:val="center" w:pos="4680"/>
          <w:tab w:val="left" w:pos="5918"/>
        </w:tabs>
        <w:jc w:val="both"/>
        <w:rPr>
          <w:szCs w:val="24"/>
        </w:rPr>
      </w:pPr>
      <w:r w:rsidRPr="001515B1">
        <w:rPr>
          <w:szCs w:val="24"/>
        </w:rPr>
        <w:t>6-12</w:t>
      </w:r>
      <w:r w:rsidR="0065419B" w:rsidRPr="001515B1">
        <w:rPr>
          <w:szCs w:val="24"/>
        </w:rPr>
        <w:t xml:space="preserve">-10 </w:t>
      </w:r>
      <w:r w:rsidR="001515B1" w:rsidRPr="001515B1">
        <w:rPr>
          <w:szCs w:val="24"/>
        </w:rPr>
        <w:t xml:space="preserve">  </w:t>
      </w:r>
      <w:r w:rsidRPr="001515B1">
        <w:rPr>
          <w:szCs w:val="24"/>
        </w:rPr>
        <w:t>Curb Cuts</w:t>
      </w:r>
    </w:p>
    <w:p w14:paraId="119A32D6" w14:textId="1F90A4A7" w:rsidR="00AE21A9" w:rsidRPr="001515B1" w:rsidRDefault="00AE21A9" w:rsidP="00AE21A9">
      <w:pPr>
        <w:widowControl/>
        <w:tabs>
          <w:tab w:val="left" w:pos="504"/>
          <w:tab w:val="left" w:pos="922"/>
          <w:tab w:val="left" w:pos="1253"/>
          <w:tab w:val="left" w:pos="1541"/>
          <w:tab w:val="left" w:pos="1728"/>
          <w:tab w:val="left" w:pos="4507"/>
          <w:tab w:val="center" w:pos="4680"/>
          <w:tab w:val="left" w:pos="5918"/>
        </w:tabs>
        <w:jc w:val="both"/>
        <w:rPr>
          <w:szCs w:val="24"/>
        </w:rPr>
      </w:pPr>
      <w:r w:rsidRPr="001515B1">
        <w:rPr>
          <w:szCs w:val="24"/>
        </w:rPr>
        <w:t>6-12-</w:t>
      </w:r>
      <w:r w:rsidR="0065419B" w:rsidRPr="001515B1">
        <w:rPr>
          <w:szCs w:val="24"/>
        </w:rPr>
        <w:t>11</w:t>
      </w:r>
      <w:r w:rsidR="001515B1" w:rsidRPr="001515B1">
        <w:rPr>
          <w:szCs w:val="24"/>
        </w:rPr>
        <w:t xml:space="preserve">   </w:t>
      </w:r>
      <w:r w:rsidRPr="001515B1">
        <w:rPr>
          <w:szCs w:val="24"/>
        </w:rPr>
        <w:t>Authority of City Council</w:t>
      </w:r>
    </w:p>
    <w:p w14:paraId="639D029F" w14:textId="4F155B5B" w:rsidR="00AE21A9" w:rsidRPr="001515B1" w:rsidRDefault="00AE21A9" w:rsidP="00AE21A9">
      <w:pPr>
        <w:widowControl/>
        <w:tabs>
          <w:tab w:val="left" w:pos="504"/>
          <w:tab w:val="left" w:pos="922"/>
          <w:tab w:val="left" w:pos="1253"/>
          <w:tab w:val="left" w:pos="1541"/>
          <w:tab w:val="left" w:pos="1728"/>
          <w:tab w:val="left" w:pos="4507"/>
          <w:tab w:val="center" w:pos="4680"/>
          <w:tab w:val="left" w:pos="5918"/>
        </w:tabs>
        <w:jc w:val="both"/>
        <w:rPr>
          <w:szCs w:val="24"/>
        </w:rPr>
      </w:pPr>
      <w:r w:rsidRPr="001515B1">
        <w:rPr>
          <w:szCs w:val="24"/>
        </w:rPr>
        <w:t>6-12-</w:t>
      </w:r>
      <w:r w:rsidR="0065419B" w:rsidRPr="001515B1">
        <w:rPr>
          <w:szCs w:val="24"/>
        </w:rPr>
        <w:t>12</w:t>
      </w:r>
      <w:r w:rsidRPr="001515B1">
        <w:rPr>
          <w:szCs w:val="24"/>
        </w:rPr>
        <w:tab/>
        <w:t>Permit Issued</w:t>
      </w:r>
    </w:p>
    <w:p w14:paraId="197A8786" w14:textId="2201B58D" w:rsidR="00AE21A9" w:rsidRPr="001515B1" w:rsidRDefault="00AE21A9" w:rsidP="00AE21A9">
      <w:pPr>
        <w:widowControl/>
        <w:tabs>
          <w:tab w:val="left" w:pos="504"/>
          <w:tab w:val="left" w:pos="921"/>
          <w:tab w:val="left" w:pos="1252"/>
          <w:tab w:val="left" w:pos="1540"/>
          <w:tab w:val="left" w:pos="1728"/>
          <w:tab w:val="left" w:pos="4507"/>
          <w:tab w:val="center" w:pos="4680"/>
          <w:tab w:val="left" w:pos="5918"/>
        </w:tabs>
        <w:rPr>
          <w:szCs w:val="24"/>
        </w:rPr>
      </w:pPr>
      <w:r w:rsidRPr="001515B1">
        <w:rPr>
          <w:szCs w:val="24"/>
        </w:rPr>
        <w:t>6-12-</w:t>
      </w:r>
      <w:r w:rsidR="0065419B" w:rsidRPr="001515B1">
        <w:rPr>
          <w:szCs w:val="24"/>
        </w:rPr>
        <w:t>13</w:t>
      </w:r>
      <w:r w:rsidRPr="001515B1">
        <w:rPr>
          <w:szCs w:val="24"/>
        </w:rPr>
        <w:tab/>
        <w:t>Limitations on Permit</w:t>
      </w:r>
    </w:p>
    <w:p w14:paraId="0CADD987" w14:textId="77777777" w:rsidR="00AE21A9" w:rsidRPr="001515B1" w:rsidRDefault="00AE21A9" w:rsidP="00AE21A9">
      <w:pPr>
        <w:widowControl/>
        <w:tabs>
          <w:tab w:val="left" w:pos="504"/>
          <w:tab w:val="left" w:pos="921"/>
          <w:tab w:val="left" w:pos="1252"/>
          <w:tab w:val="left" w:pos="1540"/>
          <w:tab w:val="left" w:pos="1728"/>
          <w:tab w:val="left" w:pos="4507"/>
          <w:tab w:val="center" w:pos="4680"/>
          <w:tab w:val="left" w:pos="5918"/>
        </w:tabs>
        <w:rPr>
          <w:szCs w:val="24"/>
        </w:rPr>
      </w:pPr>
    </w:p>
    <w:p w14:paraId="047ECC37" w14:textId="77777777" w:rsidR="00AE21A9" w:rsidRPr="00CB3E4F" w:rsidRDefault="00AE21A9" w:rsidP="00AE21A9">
      <w:pPr>
        <w:widowControl/>
        <w:tabs>
          <w:tab w:val="left" w:pos="504"/>
          <w:tab w:val="left" w:pos="921"/>
          <w:tab w:val="left" w:pos="1252"/>
          <w:tab w:val="left" w:pos="1540"/>
          <w:tab w:val="left" w:pos="1728"/>
          <w:tab w:val="left" w:pos="4507"/>
          <w:tab w:val="center" w:pos="4680"/>
          <w:tab w:val="left" w:pos="5918"/>
        </w:tabs>
        <w:rPr>
          <w:szCs w:val="24"/>
        </w:rPr>
        <w:sectPr w:rsidR="00AE21A9" w:rsidRPr="00CB3E4F">
          <w:endnotePr>
            <w:numFmt w:val="decimal"/>
          </w:endnotePr>
          <w:type w:val="continuous"/>
          <w:pgSz w:w="12240" w:h="15840"/>
          <w:pgMar w:top="1440" w:right="1440" w:bottom="1440" w:left="1440" w:header="1440" w:footer="1440" w:gutter="0"/>
          <w:cols w:num="2" w:space="720"/>
          <w:noEndnote/>
        </w:sectPr>
      </w:pPr>
    </w:p>
    <w:p w14:paraId="383A9617" w14:textId="273EB1F4" w:rsidR="00AE21A9" w:rsidRPr="001515B1" w:rsidRDefault="00AE21A9" w:rsidP="00AE21A9">
      <w:pPr>
        <w:widowControl/>
        <w:tabs>
          <w:tab w:val="left" w:pos="504"/>
          <w:tab w:val="left" w:pos="921"/>
          <w:tab w:val="left" w:pos="1252"/>
          <w:tab w:val="left" w:pos="1540"/>
          <w:tab w:val="left" w:pos="1728"/>
          <w:tab w:val="left" w:pos="4507"/>
          <w:tab w:val="center" w:pos="4680"/>
          <w:tab w:val="left" w:pos="5918"/>
        </w:tabs>
        <w:jc w:val="both"/>
        <w:rPr>
          <w:szCs w:val="24"/>
        </w:rPr>
      </w:pPr>
      <w:r>
        <w:rPr>
          <w:szCs w:val="24"/>
        </w:rPr>
        <w:lastRenderedPageBreak/>
        <w:br/>
      </w:r>
      <w:ins w:id="3" w:author="Craig Elskamp" w:date="2022-07-12T09:45:00Z">
        <w:r w:rsidRPr="001515B1">
          <w:rPr>
            <w:szCs w:val="24"/>
          </w:rPr>
          <w:t>6</w:t>
        </w:r>
      </w:ins>
      <w:ins w:id="4" w:author="Craig Elskamp" w:date="2022-07-12T09:46:00Z">
        <w:r w:rsidRPr="001515B1">
          <w:rPr>
            <w:szCs w:val="24"/>
          </w:rPr>
          <w:t>-12-</w:t>
        </w:r>
      </w:ins>
      <w:r w:rsidRPr="001515B1">
        <w:rPr>
          <w:szCs w:val="24"/>
        </w:rPr>
        <w:t xml:space="preserve">8 </w:t>
      </w:r>
      <w:ins w:id="5" w:author="Craig Elskamp" w:date="2022-07-12T09:46:00Z">
        <w:r w:rsidRPr="001515B1">
          <w:rPr>
            <w:szCs w:val="24"/>
          </w:rPr>
          <w:tab/>
          <w:t>BUILDING CODE</w:t>
        </w:r>
      </w:ins>
      <w:ins w:id="6" w:author="Craig Elskamp" w:date="2022-07-12T09:47:00Z">
        <w:r w:rsidRPr="001515B1">
          <w:rPr>
            <w:szCs w:val="24"/>
          </w:rPr>
          <w:t xml:space="preserve"> ADOPTED</w:t>
        </w:r>
      </w:ins>
      <w:proofErr w:type="gramStart"/>
      <w:ins w:id="7" w:author="Craig Elskamp" w:date="2022-07-12T09:46:00Z">
        <w:r w:rsidRPr="001515B1">
          <w:rPr>
            <w:szCs w:val="24"/>
          </w:rPr>
          <w:t xml:space="preserve">.  </w:t>
        </w:r>
      </w:ins>
      <w:proofErr w:type="gramEnd"/>
      <w:ins w:id="8" w:author="Craig Elskamp" w:date="2022-07-12T09:49:00Z">
        <w:r w:rsidRPr="001515B1">
          <w:rPr>
            <w:szCs w:val="24"/>
          </w:rPr>
          <w:t xml:space="preserve">There </w:t>
        </w:r>
        <w:proofErr w:type="gramStart"/>
        <w:r w:rsidRPr="001515B1">
          <w:rPr>
            <w:szCs w:val="24"/>
          </w:rPr>
          <w:t>is hereby adopted</w:t>
        </w:r>
        <w:proofErr w:type="gramEnd"/>
        <w:r w:rsidRPr="001515B1">
          <w:rPr>
            <w:szCs w:val="24"/>
          </w:rPr>
          <w:t xml:space="preserve"> by reference as the “Cascade Building Code” the </w:t>
        </w:r>
      </w:ins>
      <w:ins w:id="9" w:author="Craig Elskamp" w:date="2022-07-12T09:53:00Z">
        <w:r w:rsidRPr="001515B1">
          <w:rPr>
            <w:szCs w:val="24"/>
          </w:rPr>
          <w:t xml:space="preserve">current </w:t>
        </w:r>
      </w:ins>
      <w:ins w:id="10" w:author="Craig Elskamp" w:date="2022-07-12T09:49:00Z">
        <w:r w:rsidRPr="001515B1">
          <w:rPr>
            <w:szCs w:val="24"/>
          </w:rPr>
          <w:t>State of Iowa Building Code</w:t>
        </w:r>
      </w:ins>
      <w:ins w:id="11" w:author="Craig Elskamp" w:date="2022-07-12T09:50:00Z">
        <w:r w:rsidRPr="001515B1">
          <w:rPr>
            <w:szCs w:val="24"/>
          </w:rPr>
          <w:t>.</w:t>
        </w:r>
      </w:ins>
      <w:ins w:id="12" w:author="Craig Elskamp" w:date="2022-07-12T09:51:00Z">
        <w:r w:rsidRPr="001515B1">
          <w:rPr>
            <w:szCs w:val="24"/>
          </w:rPr>
          <w:t xml:space="preserve"> The “Cascade Building Code” </w:t>
        </w:r>
      </w:ins>
      <w:ins w:id="13" w:author="Craig Elskamp" w:date="2022-07-12T09:52:00Z">
        <w:r w:rsidRPr="001515B1">
          <w:rPr>
            <w:szCs w:val="24"/>
          </w:rPr>
          <w:t xml:space="preserve">shall be controlling in the construction of buildings and other structures in all matters covered by such </w:t>
        </w:r>
      </w:ins>
      <w:ins w:id="14" w:author="Craig Elskamp" w:date="2022-07-12T09:53:00Z">
        <w:r w:rsidRPr="001515B1">
          <w:rPr>
            <w:szCs w:val="24"/>
          </w:rPr>
          <w:t xml:space="preserve">building code within the corporate limits of the City. Inspections shall be as set </w:t>
        </w:r>
      </w:ins>
      <w:ins w:id="15" w:author="Craig Elskamp" w:date="2022-07-12T09:54:00Z">
        <w:r w:rsidRPr="001515B1">
          <w:rPr>
            <w:szCs w:val="24"/>
          </w:rPr>
          <w:t xml:space="preserve">forth by </w:t>
        </w:r>
      </w:ins>
      <w:ins w:id="16" w:author="Craig Elskamp" w:date="2022-07-12T09:55:00Z">
        <w:r w:rsidRPr="001515B1">
          <w:rPr>
            <w:szCs w:val="24"/>
          </w:rPr>
          <w:t>r</w:t>
        </w:r>
      </w:ins>
      <w:ins w:id="17" w:author="Craig Elskamp" w:date="2022-07-12T09:54:00Z">
        <w:r w:rsidRPr="001515B1">
          <w:rPr>
            <w:szCs w:val="24"/>
          </w:rPr>
          <w:t>esolution of the Council.</w:t>
        </w:r>
      </w:ins>
    </w:p>
    <w:p w14:paraId="365E96D2" w14:textId="77777777" w:rsidR="00AE21A9" w:rsidRPr="00CB3E4F" w:rsidRDefault="00AE21A9" w:rsidP="00AE21A9">
      <w:pPr>
        <w:widowControl/>
        <w:tabs>
          <w:tab w:val="left" w:pos="504"/>
          <w:tab w:val="left" w:pos="921"/>
          <w:tab w:val="left" w:pos="1252"/>
          <w:tab w:val="left" w:pos="1540"/>
          <w:tab w:val="left" w:pos="1728"/>
          <w:tab w:val="left" w:pos="4507"/>
          <w:tab w:val="center" w:pos="4680"/>
          <w:tab w:val="left" w:pos="5918"/>
        </w:tabs>
        <w:jc w:val="both"/>
        <w:rPr>
          <w:szCs w:val="24"/>
        </w:rPr>
      </w:pPr>
    </w:p>
    <w:p w14:paraId="515D4DED" w14:textId="08824CAC" w:rsidR="006D5163" w:rsidRPr="001515B1" w:rsidRDefault="006D5163" w:rsidP="006D5163">
      <w:pPr>
        <w:widowControl/>
        <w:tabs>
          <w:tab w:val="left" w:pos="504"/>
          <w:tab w:val="left" w:pos="921"/>
          <w:tab w:val="left" w:pos="1252"/>
          <w:tab w:val="left" w:pos="1540"/>
          <w:tab w:val="left" w:pos="1728"/>
          <w:tab w:val="left" w:pos="4507"/>
          <w:tab w:val="center" w:pos="4680"/>
          <w:tab w:val="left" w:pos="5918"/>
        </w:tabs>
        <w:jc w:val="both"/>
        <w:rPr>
          <w:szCs w:val="24"/>
        </w:rPr>
      </w:pPr>
      <w:r w:rsidRPr="001515B1">
        <w:rPr>
          <w:szCs w:val="24"/>
        </w:rPr>
        <w:t>6-12-9</w:t>
      </w:r>
      <w:r w:rsidRPr="001515B1">
        <w:rPr>
          <w:szCs w:val="24"/>
        </w:rPr>
        <w:tab/>
        <w:t>FENCES</w:t>
      </w:r>
      <w:proofErr w:type="gramStart"/>
      <w:r w:rsidRPr="001515B1">
        <w:rPr>
          <w:szCs w:val="24"/>
        </w:rPr>
        <w:t xml:space="preserve">.  </w:t>
      </w:r>
      <w:proofErr w:type="gramEnd"/>
      <w:r w:rsidRPr="001515B1">
        <w:rPr>
          <w:szCs w:val="24"/>
        </w:rPr>
        <w:t>No setback requirements shall be applicable to the construction of a fence.</w:t>
      </w:r>
    </w:p>
    <w:p w14:paraId="03835DC2" w14:textId="77777777" w:rsidR="006D5163" w:rsidRPr="001515B1" w:rsidRDefault="006D5163" w:rsidP="006D5163">
      <w:pPr>
        <w:widowControl/>
        <w:tabs>
          <w:tab w:val="left" w:pos="504"/>
          <w:tab w:val="left" w:pos="921"/>
          <w:tab w:val="left" w:pos="1252"/>
          <w:tab w:val="left" w:pos="1540"/>
          <w:tab w:val="left" w:pos="1728"/>
          <w:tab w:val="left" w:pos="4507"/>
          <w:tab w:val="center" w:pos="4680"/>
          <w:tab w:val="left" w:pos="5918"/>
        </w:tabs>
        <w:jc w:val="both"/>
        <w:rPr>
          <w:szCs w:val="24"/>
        </w:rPr>
      </w:pPr>
    </w:p>
    <w:p w14:paraId="61B09B17" w14:textId="4054C85B" w:rsidR="006D5163" w:rsidRPr="001515B1" w:rsidRDefault="006D5163" w:rsidP="006D5163">
      <w:pPr>
        <w:widowControl/>
        <w:tabs>
          <w:tab w:val="left" w:pos="504"/>
          <w:tab w:val="left" w:pos="921"/>
          <w:tab w:val="left" w:pos="1252"/>
          <w:tab w:val="left" w:pos="1540"/>
          <w:tab w:val="left" w:pos="1728"/>
          <w:tab w:val="left" w:pos="4507"/>
          <w:tab w:val="center" w:pos="4680"/>
          <w:tab w:val="left" w:pos="5918"/>
        </w:tabs>
        <w:jc w:val="both"/>
        <w:rPr>
          <w:szCs w:val="24"/>
        </w:rPr>
      </w:pPr>
      <w:r w:rsidRPr="001515B1">
        <w:rPr>
          <w:szCs w:val="24"/>
        </w:rPr>
        <w:t>6-12-10</w:t>
      </w:r>
      <w:r w:rsidRPr="001515B1">
        <w:rPr>
          <w:szCs w:val="24"/>
        </w:rPr>
        <w:tab/>
        <w:t>CURB CUTS</w:t>
      </w:r>
      <w:proofErr w:type="gramStart"/>
      <w:r w:rsidRPr="001515B1">
        <w:rPr>
          <w:szCs w:val="24"/>
        </w:rPr>
        <w:t xml:space="preserve">.  </w:t>
      </w:r>
      <w:proofErr w:type="gramEnd"/>
      <w:r w:rsidRPr="001515B1">
        <w:rPr>
          <w:szCs w:val="24"/>
        </w:rPr>
        <w:t xml:space="preserve">No curb cut shall </w:t>
      </w:r>
      <w:proofErr w:type="gramStart"/>
      <w:r w:rsidRPr="001515B1">
        <w:rPr>
          <w:szCs w:val="24"/>
        </w:rPr>
        <w:t>be constructed</w:t>
      </w:r>
      <w:proofErr w:type="gramEnd"/>
      <w:r w:rsidRPr="001515B1">
        <w:rPr>
          <w:szCs w:val="24"/>
        </w:rPr>
        <w:t xml:space="preserve"> or permitted without first obtaining a building permit.</w:t>
      </w:r>
    </w:p>
    <w:p w14:paraId="4F3AA35C" w14:textId="77777777" w:rsidR="006D5163" w:rsidRPr="001515B1" w:rsidRDefault="006D5163" w:rsidP="006D5163">
      <w:pPr>
        <w:widowControl/>
        <w:tabs>
          <w:tab w:val="left" w:pos="504"/>
          <w:tab w:val="left" w:pos="921"/>
          <w:tab w:val="left" w:pos="1252"/>
          <w:tab w:val="left" w:pos="1540"/>
          <w:tab w:val="left" w:pos="1728"/>
          <w:tab w:val="left" w:pos="4507"/>
          <w:tab w:val="center" w:pos="4680"/>
          <w:tab w:val="left" w:pos="5918"/>
        </w:tabs>
        <w:jc w:val="both"/>
        <w:rPr>
          <w:szCs w:val="24"/>
        </w:rPr>
      </w:pPr>
    </w:p>
    <w:p w14:paraId="1799F0BE" w14:textId="22F8DF81" w:rsidR="006D5163" w:rsidRPr="001515B1" w:rsidRDefault="006D5163" w:rsidP="006D5163">
      <w:pPr>
        <w:widowControl/>
        <w:tabs>
          <w:tab w:val="left" w:pos="504"/>
          <w:tab w:val="left" w:pos="921"/>
          <w:tab w:val="left" w:pos="1252"/>
          <w:tab w:val="left" w:pos="1540"/>
          <w:tab w:val="left" w:pos="1728"/>
          <w:tab w:val="left" w:pos="4507"/>
          <w:tab w:val="center" w:pos="4680"/>
          <w:tab w:val="left" w:pos="5918"/>
        </w:tabs>
        <w:jc w:val="both"/>
        <w:rPr>
          <w:szCs w:val="24"/>
        </w:rPr>
      </w:pPr>
      <w:r w:rsidRPr="001515B1">
        <w:rPr>
          <w:szCs w:val="24"/>
        </w:rPr>
        <w:t>6-12-11</w:t>
      </w:r>
      <w:del w:id="18" w:author="Craig Elskamp" w:date="2022-07-12T09:47:00Z">
        <w:r w:rsidRPr="001515B1" w:rsidDel="00DB409F">
          <w:rPr>
            <w:szCs w:val="24"/>
          </w:rPr>
          <w:delText>5</w:delText>
        </w:r>
      </w:del>
      <w:r w:rsidRPr="001515B1">
        <w:rPr>
          <w:szCs w:val="24"/>
        </w:rPr>
        <w:tab/>
        <w:t>AUTHORITY OF CITY COUNCIL</w:t>
      </w:r>
      <w:proofErr w:type="gramStart"/>
      <w:r w:rsidRPr="001515B1">
        <w:rPr>
          <w:szCs w:val="24"/>
        </w:rPr>
        <w:t xml:space="preserve">.  </w:t>
      </w:r>
      <w:proofErr w:type="gramEnd"/>
      <w:r w:rsidRPr="001515B1">
        <w:rPr>
          <w:szCs w:val="24"/>
        </w:rPr>
        <w:t>The City Council shall have full authority to accept or reject any plans and specifications submitted.</w:t>
      </w:r>
    </w:p>
    <w:p w14:paraId="3DF54BE1" w14:textId="77777777" w:rsidR="00AE21A9" w:rsidRPr="001515B1" w:rsidRDefault="00AE21A9" w:rsidP="00AE21A9">
      <w:pPr>
        <w:widowControl/>
        <w:tabs>
          <w:tab w:val="left" w:pos="504"/>
          <w:tab w:val="left" w:pos="921"/>
          <w:tab w:val="left" w:pos="1252"/>
          <w:tab w:val="left" w:pos="1540"/>
          <w:tab w:val="left" w:pos="1728"/>
          <w:tab w:val="left" w:pos="4507"/>
          <w:tab w:val="center" w:pos="4680"/>
          <w:tab w:val="left" w:pos="5918"/>
        </w:tabs>
        <w:jc w:val="both"/>
        <w:rPr>
          <w:szCs w:val="24"/>
        </w:rPr>
      </w:pPr>
    </w:p>
    <w:p w14:paraId="78DDA2FD" w14:textId="0468B419" w:rsidR="00AE21A9" w:rsidRPr="001515B1" w:rsidRDefault="00AE21A9" w:rsidP="00AE21A9">
      <w:pPr>
        <w:widowControl/>
        <w:tabs>
          <w:tab w:val="left" w:pos="504"/>
          <w:tab w:val="left" w:pos="921"/>
          <w:tab w:val="left" w:pos="1252"/>
          <w:tab w:val="left" w:pos="1540"/>
          <w:tab w:val="left" w:pos="1728"/>
          <w:tab w:val="left" w:pos="4507"/>
          <w:tab w:val="center" w:pos="4680"/>
          <w:tab w:val="left" w:pos="5918"/>
        </w:tabs>
        <w:jc w:val="both"/>
        <w:rPr>
          <w:szCs w:val="24"/>
        </w:rPr>
      </w:pPr>
      <w:r w:rsidRPr="001515B1">
        <w:rPr>
          <w:szCs w:val="24"/>
        </w:rPr>
        <w:t>6-12-1</w:t>
      </w:r>
      <w:r w:rsidR="004B5CC6" w:rsidRPr="001515B1">
        <w:rPr>
          <w:szCs w:val="24"/>
        </w:rPr>
        <w:t>2</w:t>
      </w:r>
      <w:r w:rsidRPr="001515B1">
        <w:rPr>
          <w:szCs w:val="24"/>
        </w:rPr>
        <w:tab/>
        <w:t>PERMIT ISSUED</w:t>
      </w:r>
      <w:proofErr w:type="gramStart"/>
      <w:r w:rsidRPr="001515B1">
        <w:rPr>
          <w:szCs w:val="24"/>
        </w:rPr>
        <w:t xml:space="preserve">.  </w:t>
      </w:r>
      <w:proofErr w:type="gramEnd"/>
      <w:r w:rsidRPr="001515B1">
        <w:rPr>
          <w:szCs w:val="24"/>
        </w:rPr>
        <w:t>Permits shall be issued by the Zoning Administrator</w:t>
      </w:r>
      <w:r w:rsidR="00FA07CC" w:rsidRPr="001515B1">
        <w:rPr>
          <w:szCs w:val="24"/>
        </w:rPr>
        <w:t xml:space="preserve"> and/</w:t>
      </w:r>
      <w:r w:rsidR="00396DD5" w:rsidRPr="001515B1">
        <w:rPr>
          <w:szCs w:val="24"/>
        </w:rPr>
        <w:t xml:space="preserve">or staff delegated to and hired via a contract </w:t>
      </w:r>
      <w:r w:rsidR="00C7573B" w:rsidRPr="001515B1">
        <w:rPr>
          <w:szCs w:val="24"/>
        </w:rPr>
        <w:t xml:space="preserve">for services </w:t>
      </w:r>
      <w:proofErr w:type="gramStart"/>
      <w:r w:rsidR="00396DD5" w:rsidRPr="001515B1">
        <w:rPr>
          <w:szCs w:val="24"/>
        </w:rPr>
        <w:t>entered into</w:t>
      </w:r>
      <w:proofErr w:type="gramEnd"/>
      <w:r w:rsidR="00396DD5" w:rsidRPr="001515B1">
        <w:rPr>
          <w:szCs w:val="24"/>
        </w:rPr>
        <w:t xml:space="preserve"> with City Council </w:t>
      </w:r>
      <w:r w:rsidR="00C7573B" w:rsidRPr="001515B1">
        <w:rPr>
          <w:szCs w:val="24"/>
        </w:rPr>
        <w:t>approval</w:t>
      </w:r>
      <w:r w:rsidRPr="001515B1">
        <w:rPr>
          <w:szCs w:val="24"/>
        </w:rPr>
        <w:t xml:space="preserve">, </w:t>
      </w:r>
      <w:r w:rsidR="00396DD5" w:rsidRPr="001515B1">
        <w:rPr>
          <w:szCs w:val="24"/>
        </w:rPr>
        <w:t xml:space="preserve">in duplicate, </w:t>
      </w:r>
      <w:r w:rsidRPr="001515B1">
        <w:rPr>
          <w:szCs w:val="24"/>
        </w:rPr>
        <w:t>one copy for the applicant and one copy to be retained in the City records.</w:t>
      </w:r>
      <w:r w:rsidR="001515B1">
        <w:rPr>
          <w:szCs w:val="24"/>
        </w:rPr>
        <w:br/>
      </w:r>
    </w:p>
    <w:p w14:paraId="68E475DE" w14:textId="3FD1CA1F" w:rsidR="0065419B" w:rsidRPr="001515B1" w:rsidRDefault="0065419B" w:rsidP="0065419B">
      <w:pPr>
        <w:widowControl/>
        <w:tabs>
          <w:tab w:val="left" w:pos="504"/>
          <w:tab w:val="left" w:pos="921"/>
          <w:tab w:val="left" w:pos="1252"/>
          <w:tab w:val="left" w:pos="1540"/>
          <w:tab w:val="left" w:pos="1728"/>
          <w:tab w:val="left" w:pos="4507"/>
          <w:tab w:val="center" w:pos="4680"/>
          <w:tab w:val="left" w:pos="5918"/>
        </w:tabs>
        <w:jc w:val="both"/>
        <w:rPr>
          <w:szCs w:val="24"/>
        </w:rPr>
      </w:pPr>
      <w:r w:rsidRPr="001515B1">
        <w:rPr>
          <w:szCs w:val="24"/>
        </w:rPr>
        <w:t>6-12-13</w:t>
      </w:r>
      <w:del w:id="19" w:author="Craig Elskamp" w:date="2022-07-12T09:47:00Z">
        <w:r w:rsidRPr="001515B1" w:rsidDel="00DB409F">
          <w:rPr>
            <w:szCs w:val="24"/>
          </w:rPr>
          <w:delText>7</w:delText>
        </w:r>
      </w:del>
      <w:r w:rsidRPr="001515B1">
        <w:rPr>
          <w:szCs w:val="24"/>
        </w:rPr>
        <w:tab/>
        <w:t>LIMITATIONS ON PERMIT</w:t>
      </w:r>
      <w:proofErr w:type="gramStart"/>
      <w:r w:rsidRPr="001515B1">
        <w:rPr>
          <w:szCs w:val="24"/>
        </w:rPr>
        <w:t xml:space="preserve">.  </w:t>
      </w:r>
      <w:proofErr w:type="gramEnd"/>
    </w:p>
    <w:p w14:paraId="471AC42B" w14:textId="77777777" w:rsidR="0065419B" w:rsidRPr="001515B1" w:rsidRDefault="0065419B" w:rsidP="00AE21A9">
      <w:pPr>
        <w:widowControl/>
        <w:tabs>
          <w:tab w:val="left" w:pos="504"/>
          <w:tab w:val="left" w:pos="921"/>
          <w:tab w:val="left" w:pos="1252"/>
          <w:tab w:val="left" w:pos="1540"/>
          <w:tab w:val="left" w:pos="1728"/>
          <w:tab w:val="left" w:pos="4507"/>
          <w:tab w:val="center" w:pos="4680"/>
          <w:tab w:val="left" w:pos="5918"/>
        </w:tabs>
        <w:jc w:val="both"/>
        <w:rPr>
          <w:szCs w:val="24"/>
        </w:rPr>
      </w:pPr>
    </w:p>
    <w:p w14:paraId="2C1CA5CF" w14:textId="7DCED4DD" w:rsidR="004E4A92" w:rsidRPr="001515B1" w:rsidRDefault="004E4A92" w:rsidP="00AE21A9">
      <w:pPr>
        <w:rPr>
          <w:sz w:val="24"/>
          <w:szCs w:val="24"/>
        </w:rPr>
      </w:pPr>
    </w:p>
    <w:p w14:paraId="58485380" w14:textId="574A4FC3" w:rsidR="004E4A92" w:rsidRPr="001515B1" w:rsidRDefault="004E4A92" w:rsidP="00CA5A20">
      <w:pPr>
        <w:spacing w:line="242" w:lineRule="auto"/>
        <w:rPr>
          <w:sz w:val="24"/>
          <w:szCs w:val="24"/>
        </w:rPr>
      </w:pPr>
      <w:r w:rsidRPr="001515B1">
        <w:rPr>
          <w:sz w:val="24"/>
          <w:szCs w:val="24"/>
        </w:rPr>
        <w:t xml:space="preserve">Section II. </w:t>
      </w:r>
      <w:r w:rsidRPr="00DF0984">
        <w:rPr>
          <w:sz w:val="24"/>
          <w:szCs w:val="24"/>
          <w:u w:val="single"/>
        </w:rPr>
        <w:t>Severability Clause</w:t>
      </w:r>
      <w:r w:rsidRPr="001515B1">
        <w:rPr>
          <w:sz w:val="24"/>
          <w:szCs w:val="24"/>
        </w:rPr>
        <w:t xml:space="preserve">. If any section, </w:t>
      </w:r>
      <w:proofErr w:type="gramStart"/>
      <w:r w:rsidRPr="001515B1">
        <w:rPr>
          <w:sz w:val="24"/>
          <w:szCs w:val="24"/>
        </w:rPr>
        <w:t>provision</w:t>
      </w:r>
      <w:proofErr w:type="gramEnd"/>
      <w:r w:rsidRPr="001515B1">
        <w:rPr>
          <w:sz w:val="24"/>
          <w:szCs w:val="24"/>
        </w:rPr>
        <w:t xml:space="preserve"> or part of the ordinance shall be adjudged invalid or unconstitutional, such adjudication shall not affect the validity of the ordinance or any section, provision or part thereof not adjudged invalid or unconstitutional.</w:t>
      </w:r>
    </w:p>
    <w:p w14:paraId="58E2C468" w14:textId="0E95A38C" w:rsidR="004E4A92" w:rsidRPr="001515B1" w:rsidRDefault="004E4A92" w:rsidP="004E4A92">
      <w:pPr>
        <w:spacing w:line="242" w:lineRule="auto"/>
        <w:ind w:left="720"/>
        <w:rPr>
          <w:sz w:val="24"/>
          <w:szCs w:val="24"/>
        </w:rPr>
      </w:pPr>
    </w:p>
    <w:p w14:paraId="1DAFFC91" w14:textId="6E659E66" w:rsidR="004E4A92" w:rsidRPr="001515B1" w:rsidRDefault="004E4A92" w:rsidP="00CA5A20">
      <w:pPr>
        <w:spacing w:line="242" w:lineRule="auto"/>
        <w:rPr>
          <w:sz w:val="24"/>
          <w:szCs w:val="24"/>
        </w:rPr>
      </w:pPr>
      <w:r w:rsidRPr="001515B1">
        <w:rPr>
          <w:sz w:val="24"/>
          <w:szCs w:val="24"/>
        </w:rPr>
        <w:t xml:space="preserve">Section III. </w:t>
      </w:r>
      <w:r w:rsidRPr="00DF0984">
        <w:rPr>
          <w:sz w:val="24"/>
          <w:szCs w:val="24"/>
          <w:u w:val="single"/>
        </w:rPr>
        <w:t>When Effective</w:t>
      </w:r>
      <w:r w:rsidRPr="001515B1">
        <w:rPr>
          <w:sz w:val="24"/>
          <w:szCs w:val="24"/>
        </w:rPr>
        <w:t>. This ordinance shall be in effect from and after its final passage, approval and publication as provided by law.</w:t>
      </w:r>
    </w:p>
    <w:p w14:paraId="4B7AA631" w14:textId="3B467873" w:rsidR="004E4A92" w:rsidRPr="00CA5A20" w:rsidRDefault="004E4A92" w:rsidP="004E4A92">
      <w:pPr>
        <w:spacing w:line="242" w:lineRule="auto"/>
        <w:ind w:left="720"/>
        <w:rPr>
          <w:sz w:val="24"/>
          <w:szCs w:val="24"/>
        </w:rPr>
      </w:pPr>
    </w:p>
    <w:p w14:paraId="198794AB" w14:textId="77777777" w:rsidR="004E4A92" w:rsidRPr="00CA5A20" w:rsidRDefault="004E4A92" w:rsidP="004E4A92">
      <w:pPr>
        <w:spacing w:line="242" w:lineRule="auto"/>
        <w:ind w:left="720"/>
        <w:rPr>
          <w:sz w:val="24"/>
          <w:szCs w:val="24"/>
        </w:rPr>
      </w:pPr>
    </w:p>
    <w:p w14:paraId="0A7A9F7E" w14:textId="5EAB1765" w:rsidR="004E4A92" w:rsidRPr="00CA5A20" w:rsidRDefault="004E4A92" w:rsidP="00CA5A20">
      <w:pPr>
        <w:spacing w:line="242" w:lineRule="auto"/>
        <w:rPr>
          <w:sz w:val="24"/>
          <w:szCs w:val="24"/>
        </w:rPr>
      </w:pPr>
      <w:r w:rsidRPr="00CA5A20">
        <w:rPr>
          <w:sz w:val="24"/>
          <w:szCs w:val="24"/>
        </w:rPr>
        <w:t>PASSED, ADOPTED AND APPROVED this</w:t>
      </w:r>
      <w:r w:rsidR="00CA5A20">
        <w:rPr>
          <w:sz w:val="24"/>
          <w:szCs w:val="24"/>
        </w:rPr>
        <w:t xml:space="preserve"> 22</w:t>
      </w:r>
      <w:proofErr w:type="gramStart"/>
      <w:r w:rsidR="00CA5A20" w:rsidRPr="00CA5A20">
        <w:rPr>
          <w:sz w:val="24"/>
          <w:szCs w:val="24"/>
          <w:vertAlign w:val="superscript"/>
        </w:rPr>
        <w:t>nd</w:t>
      </w:r>
      <w:r w:rsidR="00CA5A20">
        <w:rPr>
          <w:sz w:val="24"/>
          <w:szCs w:val="24"/>
        </w:rPr>
        <w:t xml:space="preserve"> </w:t>
      </w:r>
      <w:r w:rsidRPr="00CA5A20">
        <w:rPr>
          <w:sz w:val="24"/>
          <w:szCs w:val="24"/>
        </w:rPr>
        <w:t xml:space="preserve"> day</w:t>
      </w:r>
      <w:proofErr w:type="gramEnd"/>
      <w:r w:rsidRPr="00CA5A20">
        <w:rPr>
          <w:sz w:val="24"/>
          <w:szCs w:val="24"/>
        </w:rPr>
        <w:t xml:space="preserve"> of </w:t>
      </w:r>
      <w:r w:rsidR="00CA5A20">
        <w:rPr>
          <w:sz w:val="24"/>
          <w:szCs w:val="24"/>
        </w:rPr>
        <w:t>August</w:t>
      </w:r>
      <w:r w:rsidRPr="00CA5A20">
        <w:rPr>
          <w:sz w:val="24"/>
          <w:szCs w:val="24"/>
        </w:rPr>
        <w:t>, 202</w:t>
      </w:r>
      <w:r w:rsidR="00CA5A20">
        <w:rPr>
          <w:sz w:val="24"/>
          <w:szCs w:val="24"/>
        </w:rPr>
        <w:t>2</w:t>
      </w:r>
      <w:r w:rsidRPr="00CA5A20">
        <w:rPr>
          <w:sz w:val="24"/>
          <w:szCs w:val="24"/>
        </w:rPr>
        <w:t>.</w:t>
      </w:r>
    </w:p>
    <w:p w14:paraId="35340F13" w14:textId="4294F38A" w:rsidR="004E4A92" w:rsidRDefault="004E4A92" w:rsidP="004E4A92">
      <w:pPr>
        <w:spacing w:line="242" w:lineRule="auto"/>
        <w:ind w:left="720"/>
        <w:rPr>
          <w:sz w:val="24"/>
          <w:szCs w:val="24"/>
        </w:rPr>
      </w:pPr>
    </w:p>
    <w:p w14:paraId="674FC022" w14:textId="798AD1BB" w:rsidR="009F4B6F" w:rsidRDefault="009F4B6F" w:rsidP="004E4A92">
      <w:pPr>
        <w:spacing w:line="242" w:lineRule="auto"/>
        <w:ind w:left="720"/>
        <w:rPr>
          <w:sz w:val="24"/>
          <w:szCs w:val="24"/>
        </w:rPr>
      </w:pPr>
    </w:p>
    <w:p w14:paraId="5D9CFD06" w14:textId="77777777" w:rsidR="009F4B6F" w:rsidRPr="00CA5A20" w:rsidRDefault="009F4B6F" w:rsidP="004E4A92">
      <w:pPr>
        <w:spacing w:line="242" w:lineRule="auto"/>
        <w:ind w:left="720"/>
        <w:rPr>
          <w:sz w:val="24"/>
          <w:szCs w:val="24"/>
        </w:rPr>
      </w:pPr>
    </w:p>
    <w:p w14:paraId="26EBC1D9" w14:textId="6523B1EB" w:rsidR="004E4A92" w:rsidRPr="00CA5A20" w:rsidRDefault="004E4A92" w:rsidP="004E4A92">
      <w:pPr>
        <w:spacing w:line="242" w:lineRule="auto"/>
        <w:ind w:left="720"/>
        <w:rPr>
          <w:sz w:val="24"/>
          <w:szCs w:val="24"/>
        </w:rPr>
      </w:pPr>
      <w:r w:rsidRPr="00CA5A20">
        <w:rPr>
          <w:sz w:val="24"/>
          <w:szCs w:val="24"/>
        </w:rPr>
        <w:tab/>
      </w:r>
      <w:r w:rsidRPr="00CA5A20">
        <w:rPr>
          <w:sz w:val="24"/>
          <w:szCs w:val="24"/>
        </w:rPr>
        <w:tab/>
      </w:r>
      <w:r w:rsidRPr="00CA5A20">
        <w:rPr>
          <w:sz w:val="24"/>
          <w:szCs w:val="24"/>
        </w:rPr>
        <w:tab/>
      </w:r>
      <w:r w:rsidRPr="00CA5A20">
        <w:rPr>
          <w:sz w:val="24"/>
          <w:szCs w:val="24"/>
        </w:rPr>
        <w:tab/>
      </w:r>
      <w:r w:rsidRPr="00CA5A20">
        <w:rPr>
          <w:sz w:val="24"/>
          <w:szCs w:val="24"/>
        </w:rPr>
        <w:tab/>
      </w:r>
      <w:r w:rsidRPr="00CA5A20">
        <w:rPr>
          <w:sz w:val="24"/>
          <w:szCs w:val="24"/>
        </w:rPr>
        <w:tab/>
        <w:t>_______________________________</w:t>
      </w:r>
    </w:p>
    <w:p w14:paraId="256D622F" w14:textId="4EE099D6" w:rsidR="004E4A92" w:rsidRPr="00CA5A20" w:rsidRDefault="004E4A92" w:rsidP="004E4A92">
      <w:pPr>
        <w:spacing w:line="242" w:lineRule="auto"/>
        <w:ind w:left="720"/>
        <w:rPr>
          <w:sz w:val="24"/>
          <w:szCs w:val="24"/>
        </w:rPr>
      </w:pPr>
      <w:r w:rsidRPr="00CA5A20">
        <w:rPr>
          <w:sz w:val="24"/>
          <w:szCs w:val="24"/>
        </w:rPr>
        <w:tab/>
      </w:r>
      <w:r w:rsidRPr="00CA5A20">
        <w:rPr>
          <w:sz w:val="24"/>
          <w:szCs w:val="24"/>
        </w:rPr>
        <w:tab/>
      </w:r>
      <w:r w:rsidRPr="00CA5A20">
        <w:rPr>
          <w:sz w:val="24"/>
          <w:szCs w:val="24"/>
        </w:rPr>
        <w:tab/>
      </w:r>
      <w:r w:rsidRPr="00CA5A20">
        <w:rPr>
          <w:sz w:val="24"/>
          <w:szCs w:val="24"/>
        </w:rPr>
        <w:tab/>
      </w:r>
      <w:r w:rsidRPr="00CA5A20">
        <w:rPr>
          <w:sz w:val="24"/>
          <w:szCs w:val="24"/>
        </w:rPr>
        <w:tab/>
      </w:r>
      <w:r w:rsidRPr="00CA5A20">
        <w:rPr>
          <w:sz w:val="24"/>
          <w:szCs w:val="24"/>
        </w:rPr>
        <w:tab/>
      </w:r>
      <w:r w:rsidR="00CA5A20">
        <w:rPr>
          <w:sz w:val="24"/>
          <w:szCs w:val="24"/>
        </w:rPr>
        <w:t>Steve</w:t>
      </w:r>
      <w:r w:rsidR="006F0D1B">
        <w:rPr>
          <w:sz w:val="24"/>
          <w:szCs w:val="24"/>
        </w:rPr>
        <w:t>n J.</w:t>
      </w:r>
      <w:r w:rsidR="00CA5A20">
        <w:rPr>
          <w:sz w:val="24"/>
          <w:szCs w:val="24"/>
        </w:rPr>
        <w:t xml:space="preserve"> Knepper</w:t>
      </w:r>
      <w:r w:rsidRPr="00CA5A20">
        <w:rPr>
          <w:sz w:val="24"/>
          <w:szCs w:val="24"/>
        </w:rPr>
        <w:t>, Mayor</w:t>
      </w:r>
    </w:p>
    <w:p w14:paraId="09AAF68D" w14:textId="7EC1280E" w:rsidR="004E4A92" w:rsidRPr="00CA5A20" w:rsidRDefault="004E4A92" w:rsidP="004E4A92">
      <w:pPr>
        <w:spacing w:line="242" w:lineRule="auto"/>
        <w:ind w:left="720"/>
        <w:rPr>
          <w:sz w:val="24"/>
          <w:szCs w:val="24"/>
        </w:rPr>
      </w:pPr>
    </w:p>
    <w:p w14:paraId="532AA110" w14:textId="1825E50C" w:rsidR="004E4A92" w:rsidRPr="00CA5A20" w:rsidRDefault="004E4A92" w:rsidP="004E4A92">
      <w:pPr>
        <w:spacing w:line="242" w:lineRule="auto"/>
        <w:rPr>
          <w:sz w:val="24"/>
          <w:szCs w:val="24"/>
        </w:rPr>
      </w:pPr>
      <w:r w:rsidRPr="00CA5A20">
        <w:rPr>
          <w:sz w:val="24"/>
          <w:szCs w:val="24"/>
        </w:rPr>
        <w:t>ATTEST:</w:t>
      </w:r>
    </w:p>
    <w:p w14:paraId="00D0B14A" w14:textId="612E12A3" w:rsidR="004E4A92" w:rsidRPr="00CA5A20" w:rsidRDefault="004E4A92" w:rsidP="004E4A92">
      <w:pPr>
        <w:spacing w:line="242" w:lineRule="auto"/>
        <w:rPr>
          <w:sz w:val="24"/>
          <w:szCs w:val="24"/>
        </w:rPr>
      </w:pPr>
    </w:p>
    <w:p w14:paraId="3F8DDE3E" w14:textId="21909CA3" w:rsidR="004E4A92" w:rsidRPr="00CA5A20" w:rsidRDefault="004E4A92" w:rsidP="004E4A92">
      <w:pPr>
        <w:spacing w:line="242" w:lineRule="auto"/>
        <w:rPr>
          <w:sz w:val="24"/>
          <w:szCs w:val="24"/>
        </w:rPr>
      </w:pPr>
      <w:r w:rsidRPr="00CA5A20">
        <w:rPr>
          <w:sz w:val="24"/>
          <w:szCs w:val="24"/>
        </w:rPr>
        <w:t>______________________________________</w:t>
      </w:r>
    </w:p>
    <w:p w14:paraId="43D5E617" w14:textId="1A769D2D" w:rsidR="004E4A92" w:rsidRPr="00CA5A20" w:rsidRDefault="0099634F" w:rsidP="004E4A92">
      <w:pPr>
        <w:spacing w:line="242" w:lineRule="auto"/>
        <w:rPr>
          <w:sz w:val="24"/>
          <w:szCs w:val="24"/>
        </w:rPr>
      </w:pPr>
      <w:r>
        <w:rPr>
          <w:sz w:val="24"/>
          <w:szCs w:val="24"/>
        </w:rPr>
        <w:t xml:space="preserve">Lisa A. Kotter, City </w:t>
      </w:r>
      <w:proofErr w:type="gramStart"/>
      <w:r>
        <w:rPr>
          <w:sz w:val="24"/>
          <w:szCs w:val="24"/>
        </w:rPr>
        <w:t>Administrator</w:t>
      </w:r>
      <w:proofErr w:type="gramEnd"/>
      <w:r>
        <w:rPr>
          <w:sz w:val="24"/>
          <w:szCs w:val="24"/>
        </w:rPr>
        <w:t xml:space="preserve"> and Interim</w:t>
      </w:r>
      <w:r w:rsidR="004E4A92" w:rsidRPr="00CA5A20">
        <w:rPr>
          <w:sz w:val="24"/>
          <w:szCs w:val="24"/>
        </w:rPr>
        <w:t xml:space="preserve"> City Cler</w:t>
      </w:r>
      <w:r>
        <w:rPr>
          <w:sz w:val="24"/>
          <w:szCs w:val="24"/>
        </w:rPr>
        <w:t>k</w:t>
      </w:r>
    </w:p>
    <w:p w14:paraId="39D3C657" w14:textId="77777777" w:rsidR="004E4A92" w:rsidRPr="00CA5A20" w:rsidRDefault="004E4A92" w:rsidP="004E4A92">
      <w:pPr>
        <w:spacing w:line="242" w:lineRule="auto"/>
        <w:rPr>
          <w:b/>
          <w:bCs/>
          <w:sz w:val="24"/>
          <w:szCs w:val="24"/>
        </w:rPr>
      </w:pPr>
    </w:p>
    <w:p w14:paraId="427B8447" w14:textId="77777777" w:rsidR="004E4A92" w:rsidRPr="00CA5A20" w:rsidRDefault="004E4A92" w:rsidP="004E4A92">
      <w:pPr>
        <w:spacing w:line="242" w:lineRule="auto"/>
        <w:rPr>
          <w:b/>
          <w:bCs/>
          <w:sz w:val="24"/>
          <w:szCs w:val="24"/>
        </w:rPr>
      </w:pPr>
    </w:p>
    <w:p w14:paraId="12ED0234" w14:textId="318BEC83" w:rsidR="00F431A9" w:rsidRPr="00CA5A20" w:rsidRDefault="00F431A9" w:rsidP="004E4A92">
      <w:pPr>
        <w:spacing w:line="242" w:lineRule="auto"/>
        <w:rPr>
          <w:sz w:val="24"/>
          <w:szCs w:val="24"/>
        </w:rPr>
      </w:pPr>
      <w:r w:rsidRPr="00CA5A20">
        <w:rPr>
          <w:sz w:val="24"/>
          <w:szCs w:val="24"/>
        </w:rPr>
        <w:t>First Reading:</w:t>
      </w:r>
      <w:r w:rsidRPr="00CA5A20">
        <w:rPr>
          <w:sz w:val="24"/>
          <w:szCs w:val="24"/>
        </w:rPr>
        <w:tab/>
      </w:r>
      <w:r w:rsidRPr="00CA5A20">
        <w:rPr>
          <w:sz w:val="24"/>
          <w:szCs w:val="24"/>
        </w:rPr>
        <w:tab/>
      </w:r>
      <w:r w:rsidR="0099634F">
        <w:rPr>
          <w:sz w:val="24"/>
          <w:szCs w:val="24"/>
        </w:rPr>
        <w:t>7/25/22</w:t>
      </w:r>
    </w:p>
    <w:p w14:paraId="396ECF00" w14:textId="5D8A71D1" w:rsidR="00F431A9" w:rsidRPr="00CA5A20" w:rsidRDefault="00F431A9" w:rsidP="004E4A92">
      <w:pPr>
        <w:spacing w:line="242" w:lineRule="auto"/>
        <w:rPr>
          <w:sz w:val="24"/>
          <w:szCs w:val="24"/>
        </w:rPr>
      </w:pPr>
      <w:r w:rsidRPr="00CA5A20">
        <w:rPr>
          <w:sz w:val="24"/>
          <w:szCs w:val="24"/>
        </w:rPr>
        <w:t>Second Reading:</w:t>
      </w:r>
      <w:r w:rsidRPr="00CA5A20">
        <w:rPr>
          <w:sz w:val="24"/>
          <w:szCs w:val="24"/>
        </w:rPr>
        <w:tab/>
      </w:r>
      <w:r w:rsidR="0099634F">
        <w:rPr>
          <w:sz w:val="24"/>
          <w:szCs w:val="24"/>
        </w:rPr>
        <w:t>8/8/22</w:t>
      </w:r>
    </w:p>
    <w:p w14:paraId="3D393187" w14:textId="698310B0" w:rsidR="00E551B8" w:rsidRPr="00CA5A20" w:rsidRDefault="00F431A9" w:rsidP="004E4A92">
      <w:pPr>
        <w:spacing w:line="242" w:lineRule="auto"/>
        <w:rPr>
          <w:b/>
          <w:bCs/>
          <w:sz w:val="24"/>
          <w:szCs w:val="24"/>
        </w:rPr>
      </w:pPr>
      <w:r w:rsidRPr="00CA5A20">
        <w:rPr>
          <w:sz w:val="24"/>
          <w:szCs w:val="24"/>
        </w:rPr>
        <w:t>Third Reading:</w:t>
      </w:r>
      <w:r w:rsidRPr="00CA5A20">
        <w:rPr>
          <w:sz w:val="24"/>
          <w:szCs w:val="24"/>
        </w:rPr>
        <w:tab/>
      </w:r>
      <w:r w:rsidR="0099634F">
        <w:rPr>
          <w:sz w:val="24"/>
          <w:szCs w:val="24"/>
        </w:rPr>
        <w:t>8/22/22</w:t>
      </w:r>
    </w:p>
    <w:sectPr w:rsidR="00E551B8" w:rsidRPr="00CA5A20">
      <w:headerReference w:type="default" r:id="rId8"/>
      <w:footerReference w:type="default" r:id="rId9"/>
      <w:pgSz w:w="12240" w:h="15840"/>
      <w:pgMar w:top="1340" w:right="1680" w:bottom="440" w:left="1720" w:header="724" w:footer="2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3FE08" w14:textId="77777777" w:rsidR="003F2AA6" w:rsidRDefault="00A834FD">
      <w:r>
        <w:separator/>
      </w:r>
    </w:p>
  </w:endnote>
  <w:endnote w:type="continuationSeparator" w:id="0">
    <w:p w14:paraId="41022870" w14:textId="77777777" w:rsidR="003F2AA6" w:rsidRDefault="00A83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G Times">
    <w:altName w:val="Times New Roman"/>
    <w:charset w:val="00"/>
    <w:family w:val="roman"/>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E16C4" w14:textId="2724B5DA" w:rsidR="00253592" w:rsidRDefault="00DB1B4F">
    <w:pPr>
      <w:pStyle w:val="BodyText"/>
      <w:spacing w:line="14" w:lineRule="auto"/>
      <w:ind w:left="0"/>
      <w:jc w:val="left"/>
      <w:rPr>
        <w:sz w:val="20"/>
      </w:rPr>
    </w:pPr>
    <w:r>
      <w:rPr>
        <w:noProof/>
      </w:rPr>
      <mc:AlternateContent>
        <mc:Choice Requires="wps">
          <w:drawing>
            <wp:anchor distT="0" distB="0" distL="114300" distR="114300" simplePos="0" relativeHeight="487518720" behindDoc="1" locked="0" layoutInCell="1" allowOverlap="1" wp14:anchorId="5C0164A8" wp14:editId="5223168B">
              <wp:simplePos x="0" y="0"/>
              <wp:positionH relativeFrom="page">
                <wp:posOffset>215900</wp:posOffset>
              </wp:positionH>
              <wp:positionV relativeFrom="page">
                <wp:posOffset>9755505</wp:posOffset>
              </wp:positionV>
              <wp:extent cx="4469130" cy="196215"/>
              <wp:effectExtent l="0" t="0" r="0" b="0"/>
              <wp:wrapNone/>
              <wp:docPr id="1"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913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09152" w14:textId="04369E40" w:rsidR="00253592" w:rsidRDefault="00253592">
                          <w:pPr>
                            <w:spacing w:before="12"/>
                            <w:ind w:left="20"/>
                            <w:rPr>
                              <w:rFonts w:ascii="Arial"/>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0164A8" id="_x0000_t202" coordsize="21600,21600" o:spt="202" path="m,l,21600r21600,l21600,xe">
              <v:stroke joinstyle="miter"/>
              <v:path gradientshapeok="t" o:connecttype="rect"/>
            </v:shapetype>
            <v:shape id="docshape3" o:spid="_x0000_s1026" type="#_x0000_t202" style="position:absolute;margin-left:17pt;margin-top:768.15pt;width:351.9pt;height:15.45pt;z-index:-1579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" filled="f" stroked="f">
              <v:textbox inset="0,0,0,0">
                <w:txbxContent>
                  <w:p w14:paraId="0DB09152" w14:textId="04369E40" w:rsidR="00253592" w:rsidRDefault="00253592">
                    <w:pPr>
                      <w:spacing w:before="12"/>
                      <w:ind w:left="20"/>
                      <w:rPr>
                        <w:rFonts w:ascii="Arial"/>
                        <w:sz w:val="2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17366" w14:textId="77777777" w:rsidR="003F2AA6" w:rsidRDefault="00A834FD">
      <w:r>
        <w:separator/>
      </w:r>
    </w:p>
  </w:footnote>
  <w:footnote w:type="continuationSeparator" w:id="0">
    <w:p w14:paraId="7736169A" w14:textId="77777777" w:rsidR="003F2AA6" w:rsidRDefault="00A83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CEE45" w14:textId="4DF8E04A" w:rsidR="00253592" w:rsidRDefault="00253592">
    <w:pPr>
      <w:pStyle w:val="BodyText"/>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636AC"/>
    <w:multiLevelType w:val="hybridMultilevel"/>
    <w:tmpl w:val="3D066956"/>
    <w:lvl w:ilvl="0" w:tplc="096276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620584"/>
    <w:multiLevelType w:val="multilevel"/>
    <w:tmpl w:val="471ED728"/>
    <w:lvl w:ilvl="0">
      <w:start w:val="168"/>
      <w:numFmt w:val="decimal"/>
      <w:lvlText w:val="%1"/>
      <w:lvlJc w:val="left"/>
      <w:pPr>
        <w:ind w:left="368" w:hanging="989"/>
      </w:pPr>
      <w:rPr>
        <w:rFonts w:hint="default"/>
      </w:rPr>
    </w:lvl>
    <w:lvl w:ilvl="1">
      <w:start w:val="1"/>
      <w:numFmt w:val="decimalZero"/>
      <w:lvlText w:val="%1.%2"/>
      <w:lvlJc w:val="left"/>
      <w:pPr>
        <w:ind w:left="368" w:hanging="989"/>
      </w:pPr>
      <w:rPr>
        <w:rFonts w:hint="default"/>
        <w:w w:val="99"/>
      </w:rPr>
    </w:lvl>
    <w:lvl w:ilvl="2">
      <w:start w:val="1"/>
      <w:numFmt w:val="decimal"/>
      <w:lvlText w:val="%3."/>
      <w:lvlJc w:val="left"/>
      <w:pPr>
        <w:ind w:left="1630" w:hanging="543"/>
      </w:pPr>
      <w:rPr>
        <w:rFonts w:hint="default"/>
        <w:w w:val="99"/>
      </w:rPr>
    </w:lvl>
    <w:lvl w:ilvl="3">
      <w:numFmt w:val="bullet"/>
      <w:lvlText w:val="•"/>
      <w:lvlJc w:val="left"/>
      <w:pPr>
        <w:ind w:left="2540" w:hanging="543"/>
      </w:pPr>
      <w:rPr>
        <w:rFonts w:hint="default"/>
      </w:rPr>
    </w:lvl>
    <w:lvl w:ilvl="4">
      <w:numFmt w:val="bullet"/>
      <w:lvlText w:val="•"/>
      <w:lvlJc w:val="left"/>
      <w:pPr>
        <w:ind w:left="3440" w:hanging="543"/>
      </w:pPr>
      <w:rPr>
        <w:rFonts w:hint="default"/>
      </w:rPr>
    </w:lvl>
    <w:lvl w:ilvl="5">
      <w:numFmt w:val="bullet"/>
      <w:lvlText w:val="•"/>
      <w:lvlJc w:val="left"/>
      <w:pPr>
        <w:ind w:left="4340" w:hanging="543"/>
      </w:pPr>
      <w:rPr>
        <w:rFonts w:hint="default"/>
      </w:rPr>
    </w:lvl>
    <w:lvl w:ilvl="6">
      <w:numFmt w:val="bullet"/>
      <w:lvlText w:val="•"/>
      <w:lvlJc w:val="left"/>
      <w:pPr>
        <w:ind w:left="5240" w:hanging="543"/>
      </w:pPr>
      <w:rPr>
        <w:rFonts w:hint="default"/>
      </w:rPr>
    </w:lvl>
    <w:lvl w:ilvl="7">
      <w:numFmt w:val="bullet"/>
      <w:lvlText w:val="•"/>
      <w:lvlJc w:val="left"/>
      <w:pPr>
        <w:ind w:left="6140" w:hanging="543"/>
      </w:pPr>
      <w:rPr>
        <w:rFonts w:hint="default"/>
      </w:rPr>
    </w:lvl>
    <w:lvl w:ilvl="8">
      <w:numFmt w:val="bullet"/>
      <w:lvlText w:val="•"/>
      <w:lvlJc w:val="left"/>
      <w:pPr>
        <w:ind w:left="7040" w:hanging="543"/>
      </w:pPr>
      <w:rPr>
        <w:rFonts w:hint="default"/>
      </w:rPr>
    </w:lvl>
  </w:abstractNum>
  <w:abstractNum w:abstractNumId="2" w15:restartNumberingAfterBreak="0">
    <w:nsid w:val="5C712ACC"/>
    <w:multiLevelType w:val="hybridMultilevel"/>
    <w:tmpl w:val="2338806E"/>
    <w:lvl w:ilvl="0" w:tplc="15140DF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73054988"/>
    <w:multiLevelType w:val="multilevel"/>
    <w:tmpl w:val="A7FA950A"/>
    <w:lvl w:ilvl="0">
      <w:start w:val="168"/>
      <w:numFmt w:val="decimal"/>
      <w:lvlText w:val="%1"/>
      <w:lvlJc w:val="left"/>
      <w:pPr>
        <w:ind w:left="891" w:hanging="524"/>
      </w:pPr>
      <w:rPr>
        <w:rFonts w:hint="default"/>
      </w:rPr>
    </w:lvl>
    <w:lvl w:ilvl="1">
      <w:start w:val="1"/>
      <w:numFmt w:val="decimalZero"/>
      <w:lvlText w:val="%1.%2"/>
      <w:lvlJc w:val="left"/>
      <w:pPr>
        <w:ind w:left="891" w:hanging="524"/>
      </w:pPr>
      <w:rPr>
        <w:rFonts w:ascii="Times New Roman" w:eastAsia="Times New Roman" w:hAnsi="Times New Roman" w:cs="Times New Roman" w:hint="default"/>
        <w:b/>
        <w:bCs/>
        <w:i w:val="0"/>
        <w:iCs w:val="0"/>
        <w:spacing w:val="-2"/>
        <w:w w:val="99"/>
        <w:sz w:val="16"/>
        <w:szCs w:val="16"/>
      </w:rPr>
    </w:lvl>
    <w:lvl w:ilvl="2">
      <w:numFmt w:val="bullet"/>
      <w:lvlText w:val="•"/>
      <w:lvlJc w:val="left"/>
      <w:pPr>
        <w:ind w:left="2488" w:hanging="524"/>
      </w:pPr>
      <w:rPr>
        <w:rFonts w:hint="default"/>
      </w:rPr>
    </w:lvl>
    <w:lvl w:ilvl="3">
      <w:numFmt w:val="bullet"/>
      <w:lvlText w:val="•"/>
      <w:lvlJc w:val="left"/>
      <w:pPr>
        <w:ind w:left="3282" w:hanging="524"/>
      </w:pPr>
      <w:rPr>
        <w:rFonts w:hint="default"/>
      </w:rPr>
    </w:lvl>
    <w:lvl w:ilvl="4">
      <w:numFmt w:val="bullet"/>
      <w:lvlText w:val="•"/>
      <w:lvlJc w:val="left"/>
      <w:pPr>
        <w:ind w:left="4076" w:hanging="524"/>
      </w:pPr>
      <w:rPr>
        <w:rFonts w:hint="default"/>
      </w:rPr>
    </w:lvl>
    <w:lvl w:ilvl="5">
      <w:numFmt w:val="bullet"/>
      <w:lvlText w:val="•"/>
      <w:lvlJc w:val="left"/>
      <w:pPr>
        <w:ind w:left="4870" w:hanging="524"/>
      </w:pPr>
      <w:rPr>
        <w:rFonts w:hint="default"/>
      </w:rPr>
    </w:lvl>
    <w:lvl w:ilvl="6">
      <w:numFmt w:val="bullet"/>
      <w:lvlText w:val="•"/>
      <w:lvlJc w:val="left"/>
      <w:pPr>
        <w:ind w:left="5664" w:hanging="524"/>
      </w:pPr>
      <w:rPr>
        <w:rFonts w:hint="default"/>
      </w:rPr>
    </w:lvl>
    <w:lvl w:ilvl="7">
      <w:numFmt w:val="bullet"/>
      <w:lvlText w:val="•"/>
      <w:lvlJc w:val="left"/>
      <w:pPr>
        <w:ind w:left="6458" w:hanging="524"/>
      </w:pPr>
      <w:rPr>
        <w:rFonts w:hint="default"/>
      </w:rPr>
    </w:lvl>
    <w:lvl w:ilvl="8">
      <w:numFmt w:val="bullet"/>
      <w:lvlText w:val="•"/>
      <w:lvlJc w:val="left"/>
      <w:pPr>
        <w:ind w:left="7252" w:hanging="524"/>
      </w:pPr>
      <w:rPr>
        <w:rFonts w:hint="default"/>
      </w:rPr>
    </w:lvl>
  </w:abstractNum>
  <w:num w:numId="1" w16cid:durableId="1229152754">
    <w:abstractNumId w:val="1"/>
  </w:num>
  <w:num w:numId="2" w16cid:durableId="241179952">
    <w:abstractNumId w:val="3"/>
  </w:num>
  <w:num w:numId="3" w16cid:durableId="800340711">
    <w:abstractNumId w:val="0"/>
  </w:num>
  <w:num w:numId="4" w16cid:durableId="10388164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raig Elskamp">
    <w15:presenceInfo w15:providerId="AD" w15:userId="S-1-5-21-3126314566-2845428048-691808494-4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92"/>
    <w:rsid w:val="00041CFB"/>
    <w:rsid w:val="000426C7"/>
    <w:rsid w:val="00056E99"/>
    <w:rsid w:val="000F287A"/>
    <w:rsid w:val="001446DC"/>
    <w:rsid w:val="001515B1"/>
    <w:rsid w:val="00163100"/>
    <w:rsid w:val="00232FFD"/>
    <w:rsid w:val="00253592"/>
    <w:rsid w:val="002D2661"/>
    <w:rsid w:val="002D7E10"/>
    <w:rsid w:val="00324B83"/>
    <w:rsid w:val="0038704F"/>
    <w:rsid w:val="00396DD5"/>
    <w:rsid w:val="003A1645"/>
    <w:rsid w:val="003D4DF5"/>
    <w:rsid w:val="003F2AA6"/>
    <w:rsid w:val="004B5CC6"/>
    <w:rsid w:val="004C04F9"/>
    <w:rsid w:val="004C6B47"/>
    <w:rsid w:val="004D41DB"/>
    <w:rsid w:val="004E4A92"/>
    <w:rsid w:val="004E5074"/>
    <w:rsid w:val="00506D4B"/>
    <w:rsid w:val="00526527"/>
    <w:rsid w:val="00591AB6"/>
    <w:rsid w:val="005B28D4"/>
    <w:rsid w:val="00602333"/>
    <w:rsid w:val="00633466"/>
    <w:rsid w:val="0065419B"/>
    <w:rsid w:val="006D5163"/>
    <w:rsid w:val="006E77CB"/>
    <w:rsid w:val="006F0D1B"/>
    <w:rsid w:val="00815A05"/>
    <w:rsid w:val="00860BE8"/>
    <w:rsid w:val="008D34E3"/>
    <w:rsid w:val="0097044F"/>
    <w:rsid w:val="0099301B"/>
    <w:rsid w:val="0099634F"/>
    <w:rsid w:val="009A720D"/>
    <w:rsid w:val="009F4B6F"/>
    <w:rsid w:val="00A70B64"/>
    <w:rsid w:val="00A77F61"/>
    <w:rsid w:val="00A834FD"/>
    <w:rsid w:val="00A96345"/>
    <w:rsid w:val="00AA217B"/>
    <w:rsid w:val="00AE21A9"/>
    <w:rsid w:val="00AF26BA"/>
    <w:rsid w:val="00B00C6D"/>
    <w:rsid w:val="00BD1D37"/>
    <w:rsid w:val="00BD59DB"/>
    <w:rsid w:val="00BF0BE1"/>
    <w:rsid w:val="00C0435D"/>
    <w:rsid w:val="00C72DFF"/>
    <w:rsid w:val="00C7573B"/>
    <w:rsid w:val="00C93C53"/>
    <w:rsid w:val="00C952DB"/>
    <w:rsid w:val="00CA5A20"/>
    <w:rsid w:val="00D539F2"/>
    <w:rsid w:val="00DB1B4F"/>
    <w:rsid w:val="00DF0984"/>
    <w:rsid w:val="00DF1A1E"/>
    <w:rsid w:val="00E40382"/>
    <w:rsid w:val="00E551B8"/>
    <w:rsid w:val="00E83A13"/>
    <w:rsid w:val="00ED3596"/>
    <w:rsid w:val="00F431A9"/>
    <w:rsid w:val="00F54300"/>
    <w:rsid w:val="00F95957"/>
    <w:rsid w:val="00FA07CC"/>
    <w:rsid w:val="00FB528A"/>
    <w:rsid w:val="00FE7A5D"/>
    <w:rsid w:val="00FF003D"/>
    <w:rsid w:val="00FF1B7D"/>
    <w:rsid w:val="00FF5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50"/>
    <o:shapelayout v:ext="edit">
      <o:idmap v:ext="edit" data="2"/>
    </o:shapelayout>
  </w:shapeDefaults>
  <w:decimalSymbol w:val="."/>
  <w:listSeparator w:val=","/>
  <w14:docId w14:val="3E4F8F64"/>
  <w15:docId w15:val="{78E7E0C8-E601-4BA9-B443-4DCA4A4DB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qFormat/>
    <w:rsid w:val="00AE21A9"/>
    <w:pPr>
      <w:keepNext/>
      <w:widowControl/>
      <w:tabs>
        <w:tab w:val="left" w:pos="-1440"/>
        <w:tab w:val="left" w:pos="-720"/>
        <w:tab w:val="left" w:pos="504"/>
        <w:tab w:val="left" w:pos="921"/>
        <w:tab w:val="left" w:pos="1252"/>
        <w:tab w:val="left" w:pos="1540"/>
        <w:tab w:val="left" w:pos="1728"/>
        <w:tab w:val="left" w:pos="4507"/>
        <w:tab w:val="left" w:pos="5918"/>
      </w:tabs>
      <w:autoSpaceDE/>
      <w:autoSpaceDN/>
      <w:jc w:val="right"/>
      <w:outlineLvl w:val="1"/>
    </w:pPr>
    <w:rPr>
      <w:rFonts w:ascii="CG Times" w:hAnsi="CG Times"/>
      <w:b/>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8"/>
      <w:jc w:val="both"/>
    </w:pPr>
    <w:rPr>
      <w:sz w:val="26"/>
      <w:szCs w:val="26"/>
    </w:rPr>
  </w:style>
  <w:style w:type="paragraph" w:styleId="Title">
    <w:name w:val="Title"/>
    <w:basedOn w:val="Normal"/>
    <w:uiPriority w:val="10"/>
    <w:qFormat/>
    <w:pPr>
      <w:spacing w:before="245"/>
      <w:ind w:left="2042" w:right="1796"/>
      <w:jc w:val="center"/>
    </w:pPr>
    <w:rPr>
      <w:b/>
      <w:bCs/>
      <w:sz w:val="32"/>
      <w:szCs w:val="32"/>
    </w:rPr>
  </w:style>
  <w:style w:type="paragraph" w:styleId="ListParagraph">
    <w:name w:val="List Paragraph"/>
    <w:basedOn w:val="Normal"/>
    <w:uiPriority w:val="1"/>
    <w:qFormat/>
    <w:pPr>
      <w:ind w:left="1088"/>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A217B"/>
    <w:pPr>
      <w:tabs>
        <w:tab w:val="center" w:pos="4680"/>
        <w:tab w:val="right" w:pos="9360"/>
      </w:tabs>
    </w:pPr>
  </w:style>
  <w:style w:type="character" w:customStyle="1" w:styleId="HeaderChar">
    <w:name w:val="Header Char"/>
    <w:basedOn w:val="DefaultParagraphFont"/>
    <w:link w:val="Header"/>
    <w:uiPriority w:val="99"/>
    <w:rsid w:val="00AA217B"/>
    <w:rPr>
      <w:rFonts w:ascii="Times New Roman" w:eastAsia="Times New Roman" w:hAnsi="Times New Roman" w:cs="Times New Roman"/>
    </w:rPr>
  </w:style>
  <w:style w:type="paragraph" w:styleId="Footer">
    <w:name w:val="footer"/>
    <w:basedOn w:val="Normal"/>
    <w:link w:val="FooterChar"/>
    <w:uiPriority w:val="99"/>
    <w:unhideWhenUsed/>
    <w:rsid w:val="00AA217B"/>
    <w:pPr>
      <w:tabs>
        <w:tab w:val="center" w:pos="4680"/>
        <w:tab w:val="right" w:pos="9360"/>
      </w:tabs>
    </w:pPr>
  </w:style>
  <w:style w:type="character" w:customStyle="1" w:styleId="FooterChar">
    <w:name w:val="Footer Char"/>
    <w:basedOn w:val="DefaultParagraphFont"/>
    <w:link w:val="Footer"/>
    <w:uiPriority w:val="99"/>
    <w:rsid w:val="00AA217B"/>
    <w:rPr>
      <w:rFonts w:ascii="Times New Roman" w:eastAsia="Times New Roman" w:hAnsi="Times New Roman" w:cs="Times New Roman"/>
    </w:rPr>
  </w:style>
  <w:style w:type="character" w:customStyle="1" w:styleId="Heading2Char">
    <w:name w:val="Heading 2 Char"/>
    <w:basedOn w:val="DefaultParagraphFont"/>
    <w:link w:val="Heading2"/>
    <w:rsid w:val="00AE21A9"/>
    <w:rPr>
      <w:rFonts w:ascii="CG Times" w:eastAsia="Times New Roman" w:hAnsi="CG Times" w:cs="Times New Roman"/>
      <w:b/>
      <w:snapToGrid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22AE9D-802E-44F4-9763-126A8E97F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Document17</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Document17</dc:title>
  <dc:creator>Shelley</dc:creator>
  <cp:lastModifiedBy>Lisa Kotter</cp:lastModifiedBy>
  <cp:revision>5</cp:revision>
  <cp:lastPrinted>2022-08-26T17:28:00Z</cp:lastPrinted>
  <dcterms:created xsi:type="dcterms:W3CDTF">2022-08-26T17:16:00Z</dcterms:created>
  <dcterms:modified xsi:type="dcterms:W3CDTF">2022-08-26T17:33:00Z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2009-09-14T00:00:00Z</vt:filetime>
  </property>
  <property fmtid="{D5CDD505-2E9C-101B-9397-08002B2CF9AE}" pid="3" name="Creator">
    <vt:lpwstr>pdfFactory Pro www.pdffactory.com</vt:lpwstr>
  </property>
  <property fmtid="{D5CDD505-2E9C-101B-9397-08002B2CF9AE}" pid="4" name="LastSaved">
    <vt:filetime>2009-09-14T00:00:00Z</vt:filetime>
  </property>
</Properties>
</file>